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61CCB26" w14:textId="77777777" w:rsidR="00DA13E3" w:rsidRPr="007A61A3" w:rsidRDefault="00DA13E3" w:rsidP="00BE68EA">
      <w:pPr>
        <w:spacing w:after="0" w:line="240" w:lineRule="auto"/>
        <w:contextualSpacing/>
        <w:rPr>
          <w:rFonts w:ascii="Avenir Book" w:hAnsi="Avenir Book"/>
          <w:sz w:val="20"/>
          <w:szCs w:val="20"/>
        </w:rPr>
      </w:pPr>
    </w:p>
    <w:p w14:paraId="3784E009" w14:textId="622F695B" w:rsidR="00EE40F8" w:rsidRDefault="00875FFD" w:rsidP="00BE68EA">
      <w:pPr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>
        <w:rPr>
          <w:rFonts w:ascii="Avenir Book" w:eastAsia="Avenir" w:hAnsi="Avenir Book" w:cs="Avenir"/>
          <w:sz w:val="20"/>
          <w:szCs w:val="20"/>
        </w:rPr>
        <w:t>[Agent Introduction Comments]:</w:t>
      </w:r>
    </w:p>
    <w:p w14:paraId="5E1CC665" w14:textId="7FE962EB" w:rsidR="00DA13E3" w:rsidRDefault="00CD64EF" w:rsidP="00BE68EA">
      <w:pPr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 w:rsidRPr="00CD64EF">
        <w:rPr>
          <w:rFonts w:ascii="Avenir Book" w:eastAsia="Avenir" w:hAnsi="Avenir Book" w:cs="Avenir"/>
          <w:sz w:val="20"/>
          <w:szCs w:val="20"/>
        </w:rPr>
        <w:t xml:space="preserve">Thank you for participating in this survey being on behalf of the County of </w:t>
      </w:r>
      <w:r w:rsidR="00010739">
        <w:rPr>
          <w:rFonts w:ascii="Avenir Book" w:eastAsia="Avenir" w:hAnsi="Avenir Book" w:cs="Avenir"/>
          <w:sz w:val="20"/>
          <w:szCs w:val="20"/>
        </w:rPr>
        <w:t>Orange</w:t>
      </w:r>
      <w:r w:rsidRPr="00CD64EF">
        <w:rPr>
          <w:rFonts w:ascii="Avenir Book" w:eastAsia="Avenir" w:hAnsi="Avenir Book" w:cs="Avenir"/>
          <w:sz w:val="20"/>
          <w:szCs w:val="20"/>
        </w:rPr>
        <w:t xml:space="preserve"> and conducted by </w:t>
      </w:r>
      <w:proofErr w:type="spellStart"/>
      <w:r w:rsidR="00010739">
        <w:rPr>
          <w:rFonts w:ascii="Avenir Book" w:eastAsia="Avenir" w:hAnsi="Avenir Book" w:cs="Avenir"/>
          <w:sz w:val="20"/>
          <w:szCs w:val="20"/>
        </w:rPr>
        <w:t>Srini</w:t>
      </w:r>
      <w:proofErr w:type="spellEnd"/>
      <w:r w:rsidR="00010739">
        <w:rPr>
          <w:rFonts w:ascii="Avenir Book" w:eastAsia="Avenir" w:hAnsi="Avenir Book" w:cs="Avenir"/>
          <w:sz w:val="20"/>
          <w:szCs w:val="20"/>
        </w:rPr>
        <w:t xml:space="preserve"> Research Center</w:t>
      </w:r>
      <w:r w:rsidRPr="00CD64EF">
        <w:rPr>
          <w:rFonts w:ascii="Avenir Book" w:eastAsia="Avenir" w:hAnsi="Avenir Book" w:cs="Avenir"/>
          <w:sz w:val="20"/>
          <w:szCs w:val="20"/>
        </w:rPr>
        <w:t>, an independent, regional opinion research organization.  We are conducting a survey about issues that may be important to you. This</w:t>
      </w:r>
      <w:r w:rsidR="00891FEA">
        <w:rPr>
          <w:rFonts w:ascii="Avenir Book" w:eastAsia="Avenir" w:hAnsi="Avenir Book" w:cs="Avenir"/>
          <w:sz w:val="20"/>
          <w:szCs w:val="20"/>
        </w:rPr>
        <w:t xml:space="preserve"> survey</w:t>
      </w:r>
      <w:r w:rsidRPr="00CD64EF">
        <w:rPr>
          <w:rFonts w:ascii="Avenir Book" w:eastAsia="Avenir" w:hAnsi="Avenir Book" w:cs="Avenir"/>
          <w:sz w:val="20"/>
          <w:szCs w:val="20"/>
        </w:rPr>
        <w:t xml:space="preserve"> is purely for research purposes, your responses will be kept entirely confidential</w:t>
      </w:r>
      <w:r w:rsidR="00891FEA">
        <w:rPr>
          <w:rFonts w:ascii="Avenir Book" w:eastAsia="Avenir" w:hAnsi="Avenir Book" w:cs="Avenir"/>
          <w:sz w:val="20"/>
          <w:szCs w:val="20"/>
        </w:rPr>
        <w:t xml:space="preserve"> and responses reported only in aggregate. N</w:t>
      </w:r>
      <w:r w:rsidRPr="00CD64EF">
        <w:rPr>
          <w:rFonts w:ascii="Avenir Book" w:eastAsia="Avenir" w:hAnsi="Avenir Book" w:cs="Avenir"/>
          <w:sz w:val="20"/>
          <w:szCs w:val="20"/>
        </w:rPr>
        <w:t>o one will attempt to sell you anything. Your participation is appreciated.</w:t>
      </w:r>
    </w:p>
    <w:p w14:paraId="7FFDE9D3" w14:textId="5B0FB486" w:rsidR="00885248" w:rsidRDefault="00885248" w:rsidP="00BE68EA">
      <w:pPr>
        <w:spacing w:after="0" w:line="240" w:lineRule="auto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bookmarkStart w:id="0" w:name="_gjdgxs" w:colFirst="0" w:colLast="0"/>
      <w:bookmarkEnd w:id="0"/>
    </w:p>
    <w:p w14:paraId="048EA9BC" w14:textId="526BEDB6" w:rsidR="00455D75" w:rsidRDefault="00875FFD" w:rsidP="00BE68EA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t xml:space="preserve">[Question Category]: </w:t>
      </w:r>
      <w:r w:rsidR="00455D75">
        <w:rPr>
          <w:rFonts w:ascii="Avenir Book" w:hAnsi="Avenir Book"/>
          <w:b/>
          <w:bCs/>
          <w:sz w:val="20"/>
          <w:szCs w:val="20"/>
        </w:rPr>
        <w:t>General issues</w:t>
      </w:r>
    </w:p>
    <w:p w14:paraId="4B1C5328" w14:textId="213601E1" w:rsidR="00875FFD" w:rsidRPr="00875FFD" w:rsidRDefault="00875FFD" w:rsidP="00BE68EA">
      <w:pPr>
        <w:spacing w:after="0" w:line="240" w:lineRule="auto"/>
        <w:contextualSpacing/>
        <w:rPr>
          <w:rFonts w:ascii="Avenir Book" w:hAnsi="Avenir Book"/>
          <w:bCs/>
          <w:sz w:val="20"/>
          <w:szCs w:val="20"/>
        </w:rPr>
      </w:pPr>
      <w:r w:rsidRPr="00875FFD">
        <w:rPr>
          <w:rFonts w:ascii="Avenir Book" w:hAnsi="Avenir Book"/>
          <w:bCs/>
          <w:sz w:val="20"/>
          <w:szCs w:val="20"/>
        </w:rPr>
        <w:t>[Question</w:t>
      </w:r>
      <w:r>
        <w:rPr>
          <w:rFonts w:ascii="Avenir Book" w:hAnsi="Avenir Book"/>
          <w:bCs/>
          <w:sz w:val="20"/>
          <w:szCs w:val="20"/>
        </w:rPr>
        <w:t>s List</w:t>
      </w:r>
      <w:r w:rsidRPr="00875FFD">
        <w:rPr>
          <w:rFonts w:ascii="Avenir Book" w:hAnsi="Avenir Book"/>
          <w:bCs/>
          <w:sz w:val="20"/>
          <w:szCs w:val="20"/>
        </w:rPr>
        <w:t>]:</w:t>
      </w:r>
    </w:p>
    <w:p w14:paraId="4B0045CD" w14:textId="4AFFAF5D" w:rsidR="00885248" w:rsidRPr="007A61A3" w:rsidRDefault="00885248" w:rsidP="00BE68EA">
      <w:pPr>
        <w:pStyle w:val="ListParagraph"/>
        <w:numPr>
          <w:ilvl w:val="0"/>
          <w:numId w:val="1"/>
        </w:numPr>
        <w:tabs>
          <w:tab w:val="left" w:pos="-3960"/>
        </w:tabs>
        <w:spacing w:after="0" w:line="240" w:lineRule="auto"/>
        <w:ind w:hanging="720"/>
        <w:rPr>
          <w:rFonts w:ascii="Avenir Book" w:eastAsia="Avenir" w:hAnsi="Avenir Book" w:cs="Avenir"/>
          <w:sz w:val="20"/>
          <w:szCs w:val="20"/>
        </w:rPr>
      </w:pPr>
      <w:r w:rsidRPr="007A61A3">
        <w:rPr>
          <w:rFonts w:ascii="Avenir Book" w:eastAsia="Avenir" w:hAnsi="Avenir Book" w:cs="Avenir"/>
          <w:sz w:val="20"/>
          <w:szCs w:val="20"/>
        </w:rPr>
        <w:t xml:space="preserve">Do you think </w:t>
      </w:r>
      <w:r w:rsidR="005E7F0A" w:rsidRPr="007A61A3">
        <w:rPr>
          <w:rFonts w:ascii="Avenir Book" w:eastAsia="Avenir" w:hAnsi="Avenir Book" w:cs="Avenir"/>
          <w:sz w:val="20"/>
          <w:szCs w:val="20"/>
        </w:rPr>
        <w:t xml:space="preserve">that </w:t>
      </w:r>
      <w:r w:rsidR="00010739">
        <w:rPr>
          <w:rFonts w:ascii="Avenir Book" w:eastAsia="Avenir" w:hAnsi="Avenir Book" w:cs="Avenir"/>
          <w:sz w:val="20"/>
          <w:szCs w:val="20"/>
        </w:rPr>
        <w:t>Orange</w:t>
      </w:r>
      <w:r w:rsidR="00F33745" w:rsidRPr="007A61A3">
        <w:rPr>
          <w:rFonts w:ascii="Avenir Book" w:eastAsia="Avenir" w:hAnsi="Avenir Book" w:cs="Avenir"/>
          <w:sz w:val="20"/>
          <w:szCs w:val="20"/>
        </w:rPr>
        <w:t xml:space="preserve"> </w:t>
      </w:r>
      <w:r w:rsidR="000E7257" w:rsidRPr="007A61A3">
        <w:rPr>
          <w:rFonts w:ascii="Avenir Book" w:eastAsia="Avenir" w:hAnsi="Avenir Book" w:cs="Avenir"/>
          <w:sz w:val="20"/>
          <w:szCs w:val="20"/>
        </w:rPr>
        <w:t xml:space="preserve">County </w:t>
      </w:r>
      <w:r w:rsidRPr="007A61A3">
        <w:rPr>
          <w:rFonts w:ascii="Avenir Book" w:eastAsia="Avenir" w:hAnsi="Avenir Book" w:cs="Avenir"/>
          <w:sz w:val="20"/>
          <w:szCs w:val="20"/>
        </w:rPr>
        <w:t xml:space="preserve">is on the right track or on the wrong track? </w:t>
      </w:r>
    </w:p>
    <w:p w14:paraId="6482B6F1" w14:textId="47BE0CF3" w:rsidR="00885248" w:rsidRPr="00875FFD" w:rsidRDefault="00875FFD" w:rsidP="00875FFD">
      <w:pPr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>
        <w:rPr>
          <w:rFonts w:ascii="Avenir Book" w:eastAsia="Avenir" w:hAnsi="Avenir Book" w:cs="Avenir"/>
          <w:sz w:val="20"/>
          <w:szCs w:val="20"/>
        </w:rPr>
        <w:tab/>
      </w:r>
      <w:r w:rsidRPr="00875FFD">
        <w:rPr>
          <w:rFonts w:ascii="Avenir Book" w:hAnsi="Avenir Book"/>
          <w:bCs/>
          <w:sz w:val="20"/>
          <w:szCs w:val="20"/>
        </w:rPr>
        <w:t>[</w:t>
      </w:r>
      <w:ins w:id="1" w:author="Microsoft Office User" w:date="2025-11-02T15:49:00Z">
        <w:r w:rsidR="00311374">
          <w:rPr>
            <w:rFonts w:ascii="Avenir Book" w:hAnsi="Avenir Book"/>
            <w:bCs/>
            <w:sz w:val="20"/>
            <w:szCs w:val="20"/>
          </w:rPr>
          <w:t xml:space="preserve">Response </w:t>
        </w:r>
      </w:ins>
      <w:del w:id="2" w:author="Microsoft Office User" w:date="2025-11-02T15:50:00Z">
        <w:r w:rsidRPr="00875FFD" w:rsidDel="00311374">
          <w:rPr>
            <w:rFonts w:ascii="Avenir Book" w:hAnsi="Avenir Book"/>
            <w:bCs/>
            <w:sz w:val="20"/>
            <w:szCs w:val="20"/>
          </w:rPr>
          <w:delText>Options</w:delText>
        </w:r>
      </w:del>
      <w:ins w:id="3" w:author="Microsoft Office User" w:date="2025-11-02T15:50:00Z">
        <w:r w:rsidR="00311374">
          <w:rPr>
            <w:rFonts w:ascii="Avenir Book" w:hAnsi="Avenir Book"/>
            <w:bCs/>
            <w:sz w:val="20"/>
            <w:szCs w:val="20"/>
          </w:rPr>
          <w:t>Options</w:t>
        </w:r>
      </w:ins>
      <w:r w:rsidRPr="00875FFD">
        <w:rPr>
          <w:rFonts w:ascii="Avenir Book" w:hAnsi="Avenir Book"/>
          <w:bCs/>
          <w:sz w:val="20"/>
          <w:szCs w:val="20"/>
        </w:rPr>
        <w:t>]:</w:t>
      </w:r>
    </w:p>
    <w:p w14:paraId="05B123DB" w14:textId="77777777" w:rsidR="00885248" w:rsidRPr="007A61A3" w:rsidRDefault="00885248" w:rsidP="00BE68EA">
      <w:pPr>
        <w:tabs>
          <w:tab w:val="left" w:pos="-3960"/>
        </w:tabs>
        <w:spacing w:after="0" w:line="240" w:lineRule="auto"/>
        <w:ind w:left="720"/>
        <w:contextualSpacing/>
        <w:rPr>
          <w:rFonts w:ascii="Avenir Book" w:eastAsia="Avenir" w:hAnsi="Avenir Book" w:cs="Avenir"/>
          <w:b/>
          <w:sz w:val="20"/>
          <w:szCs w:val="20"/>
        </w:rPr>
      </w:pPr>
      <w:r w:rsidRPr="007A61A3">
        <w:rPr>
          <w:rFonts w:ascii="Avenir Book" w:eastAsia="Avenir" w:hAnsi="Avenir Book" w:cs="Avenir"/>
          <w:b/>
          <w:sz w:val="20"/>
          <w:szCs w:val="20"/>
        </w:rPr>
        <w:t>Right track</w:t>
      </w:r>
    </w:p>
    <w:p w14:paraId="77B93609" w14:textId="77777777" w:rsidR="00885248" w:rsidRPr="007A61A3" w:rsidRDefault="00885248" w:rsidP="00BE68EA">
      <w:pPr>
        <w:tabs>
          <w:tab w:val="left" w:pos="-3960"/>
        </w:tabs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 w:rsidRPr="007A61A3">
        <w:rPr>
          <w:rFonts w:ascii="Avenir Book" w:eastAsia="Avenir" w:hAnsi="Avenir Book" w:cs="Avenir"/>
          <w:b/>
          <w:sz w:val="20"/>
          <w:szCs w:val="20"/>
        </w:rPr>
        <w:tab/>
        <w:t>Wrong track</w:t>
      </w:r>
    </w:p>
    <w:p w14:paraId="40557CA8" w14:textId="77777777" w:rsidR="00127B10" w:rsidRPr="007A61A3" w:rsidRDefault="00127B10" w:rsidP="00BE68EA">
      <w:pPr>
        <w:tabs>
          <w:tab w:val="left" w:pos="-3960"/>
        </w:tabs>
        <w:spacing w:after="0" w:line="240" w:lineRule="auto"/>
        <w:contextualSpacing/>
        <w:rPr>
          <w:rFonts w:ascii="Avenir Book" w:hAnsi="Avenir Book"/>
          <w:sz w:val="20"/>
          <w:szCs w:val="20"/>
        </w:rPr>
      </w:pPr>
    </w:p>
    <w:p w14:paraId="697817D2" w14:textId="120BA9B7" w:rsidR="00127B10" w:rsidRPr="00C17C08" w:rsidRDefault="00127B10" w:rsidP="00BE68EA">
      <w:pPr>
        <w:pStyle w:val="NormalWeb"/>
        <w:numPr>
          <w:ilvl w:val="0"/>
          <w:numId w:val="1"/>
        </w:numPr>
        <w:spacing w:after="0" w:line="240" w:lineRule="auto"/>
        <w:ind w:hanging="720"/>
        <w:contextualSpacing/>
        <w:jc w:val="left"/>
        <w:rPr>
          <w:rFonts w:ascii="Avenir Light" w:hAnsi="Avenir Light" w:cs="Tahoma"/>
          <w:color w:val="000000" w:themeColor="text1"/>
          <w:sz w:val="20"/>
          <w:szCs w:val="20"/>
        </w:rPr>
      </w:pP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Now </w:t>
      </w:r>
      <w:r w:rsidR="00CD64EF">
        <w:rPr>
          <w:rFonts w:ascii="Avenir Light" w:hAnsi="Avenir Light" w:cs="Tahoma"/>
          <w:color w:val="000000" w:themeColor="text1"/>
          <w:sz w:val="20"/>
          <w:szCs w:val="20"/>
        </w:rPr>
        <w:t xml:space="preserve">you are going to 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read a list of several issues that may be facing </w:t>
      </w:r>
      <w:r w:rsidR="00010739">
        <w:rPr>
          <w:rFonts w:ascii="Avenir Light" w:hAnsi="Avenir Light" w:cs="Tahoma"/>
          <w:color w:val="000000" w:themeColor="text1"/>
          <w:sz w:val="20"/>
          <w:szCs w:val="20"/>
        </w:rPr>
        <w:t>Orange</w:t>
      </w:r>
      <w:r w:rsidR="00F33745"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 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County.  Please </w:t>
      </w:r>
      <w:r w:rsidR="00CD64EF">
        <w:rPr>
          <w:rFonts w:ascii="Avenir Light" w:hAnsi="Avenir Light" w:cs="Tahoma"/>
          <w:color w:val="000000" w:themeColor="text1"/>
          <w:sz w:val="20"/>
          <w:szCs w:val="20"/>
        </w:rPr>
        <w:t>read each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 </w:t>
      </w:r>
      <w:r w:rsidR="00C3403D">
        <w:rPr>
          <w:rFonts w:ascii="Avenir Light" w:hAnsi="Avenir Light" w:cs="Tahoma"/>
          <w:color w:val="000000" w:themeColor="text1"/>
          <w:sz w:val="20"/>
          <w:szCs w:val="20"/>
        </w:rPr>
        <w:t>a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nd </w:t>
      </w:r>
      <w:r w:rsidR="00CD64EF">
        <w:rPr>
          <w:rFonts w:ascii="Avenir Light" w:hAnsi="Avenir Light" w:cs="Tahoma"/>
          <w:color w:val="000000" w:themeColor="text1"/>
          <w:sz w:val="20"/>
          <w:szCs w:val="20"/>
        </w:rPr>
        <w:t>then select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 which three issues s</w:t>
      </w:r>
      <w:r w:rsidR="00F66932">
        <w:rPr>
          <w:rFonts w:ascii="Avenir Light" w:hAnsi="Avenir Light" w:cs="Tahoma"/>
          <w:color w:val="000000" w:themeColor="text1"/>
          <w:sz w:val="20"/>
          <w:szCs w:val="20"/>
        </w:rPr>
        <w:t>ho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uld be the top priorities of </w:t>
      </w:r>
      <w:r w:rsidR="00010739">
        <w:rPr>
          <w:rFonts w:ascii="Avenir Light" w:hAnsi="Avenir Light" w:cs="Tahoma"/>
          <w:color w:val="000000" w:themeColor="text1"/>
          <w:sz w:val="20"/>
          <w:szCs w:val="20"/>
        </w:rPr>
        <w:t>Orange</w:t>
      </w:r>
      <w:r w:rsidR="00F33745"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 </w:t>
      </w:r>
      <w:r w:rsidRPr="007A61A3">
        <w:rPr>
          <w:rFonts w:ascii="Avenir Light" w:hAnsi="Avenir Light" w:cs="Tahoma"/>
          <w:color w:val="000000" w:themeColor="text1"/>
          <w:sz w:val="20"/>
          <w:szCs w:val="20"/>
        </w:rPr>
        <w:t xml:space="preserve">County’s elected </w:t>
      </w:r>
      <w:r w:rsidRPr="00C17C08">
        <w:rPr>
          <w:rFonts w:ascii="Avenir Light" w:hAnsi="Avenir Light" w:cs="Tahoma"/>
          <w:color w:val="000000" w:themeColor="text1"/>
          <w:sz w:val="20"/>
          <w:szCs w:val="20"/>
        </w:rPr>
        <w:t>leaders?  Choose THREE.</w:t>
      </w:r>
    </w:p>
    <w:p w14:paraId="31F84181" w14:textId="7648A5A6" w:rsidR="00127B10" w:rsidRPr="00C17C08" w:rsidRDefault="00875FFD" w:rsidP="00BE68EA">
      <w:pPr>
        <w:pStyle w:val="NormalWeb"/>
        <w:spacing w:after="0" w:line="240" w:lineRule="auto"/>
        <w:ind w:left="720"/>
        <w:contextualSpacing/>
        <w:rPr>
          <w:rFonts w:ascii="Avenir Light" w:hAnsi="Avenir Light" w:cs="Tahoma"/>
          <w:color w:val="000000" w:themeColor="text1"/>
          <w:sz w:val="20"/>
          <w:szCs w:val="20"/>
        </w:rPr>
      </w:pPr>
      <w:del w:id="4" w:author="Microsoft Office User" w:date="2025-11-02T15:49:00Z">
        <w:r w:rsidRPr="00875FFD" w:rsidDel="00311374">
          <w:rPr>
            <w:rFonts w:ascii="Avenir Book" w:hAnsi="Avenir Book"/>
            <w:bCs/>
            <w:sz w:val="20"/>
            <w:szCs w:val="20"/>
          </w:rPr>
          <w:delText>[</w:delText>
        </w:r>
        <w:r w:rsidR="004B4F59" w:rsidDel="00311374">
          <w:rPr>
            <w:rFonts w:ascii="Avenir Book" w:hAnsi="Avenir Book"/>
            <w:bCs/>
            <w:sz w:val="20"/>
            <w:szCs w:val="20"/>
          </w:rPr>
          <w:delText>Question Options</w:delText>
        </w:r>
        <w:r w:rsidR="004B4F59" w:rsidRPr="00875FFD" w:rsidDel="00311374">
          <w:rPr>
            <w:rFonts w:ascii="Avenir Book" w:hAnsi="Avenir Book"/>
            <w:bCs/>
            <w:sz w:val="20"/>
            <w:szCs w:val="20"/>
          </w:rPr>
          <w:delText>]</w:delText>
        </w:r>
        <w:r w:rsidRPr="00875FFD" w:rsidDel="00311374">
          <w:rPr>
            <w:rFonts w:ascii="Avenir Book" w:hAnsi="Avenir Book"/>
            <w:bCs/>
            <w:sz w:val="20"/>
            <w:szCs w:val="20"/>
          </w:rPr>
          <w:delText>:</w:delText>
        </w:r>
      </w:del>
      <w:ins w:id="5" w:author="Microsoft Office User" w:date="2025-11-02T15:49:00Z">
        <w:r w:rsidR="00311374">
          <w:rPr>
            <w:rFonts w:ascii="Avenir Book" w:hAnsi="Avenir Book"/>
            <w:bCs/>
            <w:sz w:val="20"/>
            <w:szCs w:val="20"/>
          </w:rPr>
          <w:t>[Response Options]:</w:t>
        </w:r>
      </w:ins>
    </w:p>
    <w:p w14:paraId="47CB55BD" w14:textId="77777777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Availability and affordability of childcare</w:t>
      </w:r>
    </w:p>
    <w:p w14:paraId="5EA50721" w14:textId="23BBE481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Availability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and 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cost 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of property insurance</w:t>
      </w:r>
    </w:p>
    <w:p w14:paraId="7C0F6429" w14:textId="77777777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Fixing homelessness</w:t>
      </w:r>
    </w:p>
    <w:p w14:paraId="75827DAA" w14:textId="77777777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Government efficiency and transparency</w:t>
      </w:r>
    </w:p>
    <w:p w14:paraId="2A1BDDDE" w14:textId="63AC8221" w:rsidR="00CD64EF" w:rsidRPr="00CD64EF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Undocumented immigrants</w:t>
      </w:r>
    </w:p>
    <w:p w14:paraId="0A1B51E9" w14:textId="0AFB2C56" w:rsidR="00CD64EF" w:rsidRPr="00CD64EF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Impact of tourists and visitors</w:t>
      </w:r>
    </w:p>
    <w:p w14:paraId="55221D54" w14:textId="05240C38" w:rsidR="00CD64EF" w:rsidRPr="00CD64EF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Improving healthcare, behavioral health, </w:t>
      </w:r>
      <w:r w:rsidR="00074BDD" w:rsidRPr="007717F2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mental health </w:t>
      </w:r>
      <w:r w:rsidRPr="007717F2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and</w:t>
      </w:r>
      <w:r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other healthy initiatives</w:t>
      </w:r>
    </w:p>
    <w:p w14:paraId="18CBF683" w14:textId="1B1DC7DD" w:rsidR="00CD64EF" w:rsidRPr="00CD64EF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Improving local 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infrastructure and road</w:t>
      </w:r>
      <w:r w:rsidR="001C0AEC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conditions</w:t>
      </w:r>
    </w:p>
    <w:p w14:paraId="63BCAEA5" w14:textId="77777777" w:rsidR="00CD64EF" w:rsidRPr="00CD64EF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Improving parks and recreational activities</w:t>
      </w:r>
    </w:p>
    <w:p w14:paraId="5884CC7A" w14:textId="74AA29E6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Strengthening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the local economy and creating more jobs</w:t>
      </w:r>
    </w:p>
    <w:p w14:paraId="79A54AAB" w14:textId="5E12F5E6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Increasing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housing that </w:t>
      </w:r>
      <w:r w:rsidR="00C3403D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local seniors and 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wor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king 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families can afford</w:t>
      </w:r>
    </w:p>
    <w:p w14:paraId="552E86F8" w14:textId="754C1739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Preventing o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verdevelopment and sprawl</w:t>
      </w:r>
    </w:p>
    <w:p w14:paraId="1D8DAC23" w14:textId="03DF528C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Preserv</w:t>
      </w:r>
      <w:r w:rsidR="001C0AEC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ing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and expan</w:t>
      </w:r>
      <w:r w:rsidR="001C0AEC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ding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open space</w:t>
      </w:r>
    </w:p>
    <w:p w14:paraId="5F1175AF" w14:textId="77777777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Protecting the community from crime, gangs, and drugs </w:t>
      </w:r>
    </w:p>
    <w:p w14:paraId="3BDC928A" w14:textId="1DD14C3D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Protecting the community from wildfire</w:t>
      </w:r>
      <w:r w:rsidR="001C0AEC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s</w:t>
      </w:r>
    </w:p>
    <w:p w14:paraId="17EE9B6A" w14:textId="71E070E2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Protecting the environment and </w:t>
      </w:r>
      <w:r w:rsidR="00C3403D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creating resilience to the impact of climate change</w:t>
      </w:r>
    </w:p>
    <w:p w14:paraId="37CCFED6" w14:textId="43ACCBEE" w:rsidR="00CD64EF" w:rsidRPr="00C17C08" w:rsidRDefault="00CD64EF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Protecting the </w:t>
      </w:r>
      <w:r w:rsidR="00010739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Orange</w:t>
      </w: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River and local streams, creeks, lakes and groundwater from pollution</w:t>
      </w:r>
    </w:p>
    <w:p w14:paraId="4E591C9A" w14:textId="728C67B3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Expanding access to p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ublic transportation</w:t>
      </w:r>
    </w:p>
    <w:p w14:paraId="4BAB1703" w14:textId="42F838B6" w:rsidR="00CD64EF" w:rsidRPr="00C17C08" w:rsidRDefault="001C0AEC" w:rsidP="00CD64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Reducing t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raffic congestion</w:t>
      </w:r>
    </w:p>
    <w:p w14:paraId="0CE875F7" w14:textId="39A3DBA1" w:rsidR="0044553A" w:rsidRPr="0044553A" w:rsidRDefault="001C0AEC" w:rsidP="00445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jc w:val="both"/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</w:pPr>
      <w:r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Ensuring a reliable w</w:t>
      </w:r>
      <w:r w:rsidR="00CD64EF" w:rsidRPr="00C17C08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>ater</w:t>
      </w:r>
      <w:r w:rsidR="00CD64EF" w:rsidRPr="00CD64EF">
        <w:rPr>
          <w:rFonts w:ascii="Avenir Light" w:eastAsia="Times New Roman" w:hAnsi="Avenir Light" w:cs="Tahoma"/>
          <w:b/>
          <w:color w:val="000000" w:themeColor="text1"/>
          <w:sz w:val="20"/>
          <w:szCs w:val="20"/>
        </w:rPr>
        <w:t xml:space="preserve"> supply for residential and agricultural use</w:t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  <w:r w:rsidR="00127B10" w:rsidRPr="007A61A3">
        <w:rPr>
          <w:rFonts w:ascii="Avenir Light" w:hAnsi="Avenir Light" w:cs="Tahoma"/>
          <w:color w:val="000000" w:themeColor="text1"/>
          <w:sz w:val="20"/>
          <w:szCs w:val="20"/>
        </w:rPr>
        <w:tab/>
      </w:r>
    </w:p>
    <w:p w14:paraId="49319108" w14:textId="54EE1D89" w:rsidR="00A90BF2" w:rsidRDefault="00A90BF2" w:rsidP="00455D75">
      <w:pPr>
        <w:tabs>
          <w:tab w:val="left" w:pos="-3960"/>
        </w:tabs>
        <w:spacing w:after="0" w:line="240" w:lineRule="auto"/>
        <w:contextualSpacing/>
        <w:rPr>
          <w:rFonts w:ascii="Avenir Light" w:hAnsi="Avenir Light" w:cs="Tahoma"/>
          <w:color w:val="000000" w:themeColor="text1"/>
          <w:sz w:val="20"/>
          <w:szCs w:val="20"/>
        </w:rPr>
      </w:pPr>
    </w:p>
    <w:p w14:paraId="5768BCAF" w14:textId="01613792" w:rsidR="00455D75" w:rsidRDefault="00875FFD" w:rsidP="00455D75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lastRenderedPageBreak/>
        <w:t>[Question Category]:</w:t>
      </w:r>
      <w:r>
        <w:rPr>
          <w:rFonts w:ascii="Avenir Book" w:hAnsi="Avenir Book"/>
          <w:b/>
          <w:bCs/>
          <w:sz w:val="20"/>
          <w:szCs w:val="20"/>
        </w:rPr>
        <w:t xml:space="preserve"> </w:t>
      </w:r>
      <w:r w:rsidR="00455D75">
        <w:rPr>
          <w:rFonts w:ascii="Avenir Book" w:hAnsi="Avenir Book"/>
          <w:b/>
          <w:bCs/>
          <w:sz w:val="20"/>
          <w:szCs w:val="20"/>
        </w:rPr>
        <w:t>Quality of life</w:t>
      </w:r>
    </w:p>
    <w:p w14:paraId="7B523825" w14:textId="7C32F126" w:rsidR="00875FFD" w:rsidRDefault="00875FFD" w:rsidP="00455D75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</w:p>
    <w:p w14:paraId="495A40D8" w14:textId="46B6051D" w:rsidR="00875FFD" w:rsidRPr="00455D75" w:rsidRDefault="00875FFD" w:rsidP="00455D75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  <w:del w:id="6" w:author="Microsoft Office User" w:date="2025-11-02T16:00:00Z">
        <w:r w:rsidDel="00AB10B8">
          <w:rPr>
            <w:rFonts w:ascii="Avenir Book" w:hAnsi="Avenir Book" w:cs="Tahoma"/>
            <w:color w:val="000000" w:themeColor="text1"/>
            <w:sz w:val="20"/>
            <w:szCs w:val="20"/>
          </w:rPr>
          <w:delText>[</w:delText>
        </w:r>
        <w:r w:rsidDel="00AB10B8">
          <w:rPr>
            <w:rFonts w:ascii="Avenir Book" w:hAnsi="Avenir Book" w:cs="Tahoma"/>
            <w:color w:val="000000" w:themeColor="text1"/>
            <w:sz w:val="20"/>
            <w:szCs w:val="20"/>
          </w:rPr>
          <w:delText>Agent Question</w:delText>
        </w:r>
        <w:r w:rsidDel="00AB10B8">
          <w:rPr>
            <w:rFonts w:ascii="Avenir Book" w:hAnsi="Avenir Book" w:cs="Tahoma"/>
            <w:color w:val="000000" w:themeColor="text1"/>
            <w:sz w:val="20"/>
            <w:szCs w:val="20"/>
          </w:rPr>
          <w:delText xml:space="preserve"> Category</w:delText>
        </w:r>
        <w:r w:rsidDel="00AB10B8">
          <w:rPr>
            <w:rFonts w:ascii="Avenir Book" w:hAnsi="Avenir Book" w:cs="Tahoma"/>
            <w:color w:val="000000" w:themeColor="text1"/>
            <w:sz w:val="20"/>
            <w:szCs w:val="20"/>
          </w:rPr>
          <w:delText xml:space="preserve"> Comments</w:delText>
        </w:r>
        <w:r w:rsidDel="00AB10B8">
          <w:rPr>
            <w:rFonts w:ascii="Avenir Book" w:hAnsi="Avenir Book" w:cs="Tahoma"/>
            <w:color w:val="000000" w:themeColor="text1"/>
            <w:sz w:val="20"/>
            <w:szCs w:val="20"/>
          </w:rPr>
          <w:delText>]:</w:delText>
        </w:r>
      </w:del>
      <w:ins w:id="7" w:author="Microsoft Office User" w:date="2025-11-02T16:00:00Z">
        <w:r w:rsidR="00AB10B8">
          <w:rPr>
            <w:rFonts w:ascii="Avenir Book" w:hAnsi="Avenir Book" w:cs="Tahoma"/>
            <w:color w:val="000000" w:themeColor="text1"/>
            <w:sz w:val="20"/>
            <w:szCs w:val="20"/>
          </w:rPr>
          <w:t>[Question Category Comments]:</w:t>
        </w:r>
      </w:ins>
    </w:p>
    <w:p w14:paraId="17F38298" w14:textId="5B0299D0" w:rsidR="00541A06" w:rsidRPr="007A61A3" w:rsidRDefault="00541A06" w:rsidP="00BE68EA">
      <w:pPr>
        <w:tabs>
          <w:tab w:val="left" w:pos="-3960"/>
        </w:tabs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 w:rsidRPr="007A61A3">
        <w:rPr>
          <w:rFonts w:ascii="Avenir Book" w:eastAsia="Avenir" w:hAnsi="Avenir Book" w:cs="Avenir"/>
          <w:sz w:val="20"/>
          <w:szCs w:val="20"/>
        </w:rPr>
        <w:t xml:space="preserve">Now I am going to read a list of specific aspects that have to do with the quality of life in </w:t>
      </w:r>
      <w:r w:rsidR="00010739">
        <w:rPr>
          <w:rFonts w:ascii="Avenir Book" w:eastAsia="Avenir" w:hAnsi="Avenir Book" w:cs="Avenir"/>
          <w:sz w:val="20"/>
          <w:szCs w:val="20"/>
        </w:rPr>
        <w:t>Orange</w:t>
      </w:r>
      <w:r w:rsidR="00E84BDE" w:rsidRPr="007A61A3">
        <w:rPr>
          <w:rFonts w:ascii="Avenir Book" w:eastAsia="Avenir" w:hAnsi="Avenir Book" w:cs="Avenir"/>
          <w:sz w:val="20"/>
          <w:szCs w:val="20"/>
        </w:rPr>
        <w:t xml:space="preserve"> </w:t>
      </w:r>
      <w:r w:rsidRPr="007A61A3">
        <w:rPr>
          <w:rFonts w:ascii="Avenir Book" w:eastAsia="Avenir" w:hAnsi="Avenir Book" w:cs="Avenir"/>
          <w:sz w:val="20"/>
          <w:szCs w:val="20"/>
        </w:rPr>
        <w:t xml:space="preserve">County.  Please listen to each and then tell me if you would rate it as excellent, good, fair, poor or very poor?  </w:t>
      </w:r>
    </w:p>
    <w:p w14:paraId="73E5C39A" w14:textId="16742537" w:rsidR="00541A06" w:rsidRPr="007A61A3" w:rsidRDefault="00541A06" w:rsidP="00BE68EA">
      <w:pPr>
        <w:tabs>
          <w:tab w:val="left" w:pos="-3960"/>
        </w:tabs>
        <w:spacing w:after="0" w:line="240" w:lineRule="auto"/>
        <w:contextualSpacing/>
        <w:rPr>
          <w:rFonts w:ascii="Avenir Book" w:eastAsia="Avenir" w:hAnsi="Avenir Book" w:cs="Avenir"/>
          <w:sz w:val="20"/>
          <w:szCs w:val="20"/>
        </w:rPr>
      </w:pPr>
      <w:r w:rsidRPr="007A61A3">
        <w:rPr>
          <w:rFonts w:ascii="Avenir Book" w:eastAsia="Avenir" w:hAnsi="Avenir Book" w:cs="Avenir"/>
          <w:sz w:val="20"/>
          <w:szCs w:val="20"/>
        </w:rPr>
        <w:t>[ROTATE Q</w:t>
      </w:r>
      <w:r w:rsidR="00333BCC">
        <w:rPr>
          <w:rFonts w:ascii="Avenir Book" w:eastAsia="Avenir" w:hAnsi="Avenir Book" w:cs="Avenir"/>
          <w:sz w:val="20"/>
          <w:szCs w:val="20"/>
        </w:rPr>
        <w:t>3</w:t>
      </w:r>
      <w:r w:rsidRPr="007A61A3">
        <w:rPr>
          <w:rFonts w:ascii="Avenir Book" w:eastAsia="Avenir" w:hAnsi="Avenir Book" w:cs="Avenir"/>
          <w:sz w:val="20"/>
          <w:szCs w:val="20"/>
        </w:rPr>
        <w:t>-Q</w:t>
      </w:r>
      <w:r w:rsidR="00333BCC">
        <w:rPr>
          <w:rFonts w:ascii="Avenir Book" w:eastAsia="Avenir" w:hAnsi="Avenir Book" w:cs="Avenir"/>
          <w:sz w:val="20"/>
          <w:szCs w:val="20"/>
        </w:rPr>
        <w:t>9</w:t>
      </w:r>
      <w:r w:rsidRPr="007A61A3">
        <w:rPr>
          <w:rFonts w:ascii="Avenir Book" w:eastAsia="Avenir" w:hAnsi="Avenir Book" w:cs="Avenir"/>
          <w:sz w:val="20"/>
          <w:szCs w:val="20"/>
        </w:rPr>
        <w:t>]</w:t>
      </w:r>
      <w:r w:rsidRPr="007A61A3">
        <w:rPr>
          <w:rFonts w:ascii="Avenir Book" w:eastAsia="Avenir" w:hAnsi="Avenir Book" w:cs="Avenir"/>
          <w:sz w:val="20"/>
          <w:szCs w:val="20"/>
        </w:rPr>
        <w:tab/>
      </w:r>
    </w:p>
    <w:p w14:paraId="508DE899" w14:textId="77777777" w:rsidR="00541A06" w:rsidRPr="007A61A3" w:rsidRDefault="00541A06" w:rsidP="00BE68EA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bookmarkStart w:id="8" w:name="_GoBack"/>
      <w:bookmarkEnd w:id="8"/>
    </w:p>
    <w:tbl>
      <w:tblPr>
        <w:tblStyle w:val="TableGrid"/>
        <w:tblW w:w="3998" w:type="dxa"/>
        <w:tblInd w:w="5807" w:type="dxa"/>
        <w:tblLook w:val="04A0" w:firstRow="1" w:lastRow="0" w:firstColumn="1" w:lastColumn="0" w:noHBand="0" w:noVBand="1"/>
      </w:tblPr>
      <w:tblGrid>
        <w:gridCol w:w="862"/>
        <w:gridCol w:w="689"/>
        <w:gridCol w:w="560"/>
        <w:gridCol w:w="1077"/>
        <w:gridCol w:w="810"/>
      </w:tblGrid>
      <w:tr w:rsidR="00891FEA" w:rsidRPr="007A61A3" w14:paraId="3B209C9D" w14:textId="77777777" w:rsidTr="00891FEA">
        <w:tc>
          <w:tcPr>
            <w:tcW w:w="1551" w:type="dxa"/>
            <w:gridSpan w:val="2"/>
            <w:vAlign w:val="center"/>
          </w:tcPr>
          <w:p w14:paraId="6F2126F2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  <w:t>Good  (NET)</w:t>
            </w:r>
          </w:p>
        </w:tc>
        <w:tc>
          <w:tcPr>
            <w:tcW w:w="560" w:type="dxa"/>
            <w:vMerge w:val="restart"/>
            <w:vAlign w:val="center"/>
          </w:tcPr>
          <w:p w14:paraId="65E00B4C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  <w:t>Fair</w:t>
            </w:r>
          </w:p>
        </w:tc>
        <w:tc>
          <w:tcPr>
            <w:tcW w:w="1887" w:type="dxa"/>
            <w:gridSpan w:val="2"/>
            <w:vAlign w:val="center"/>
          </w:tcPr>
          <w:p w14:paraId="5F1E4656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  <w:t>Poor  (NET)</w:t>
            </w:r>
          </w:p>
        </w:tc>
      </w:tr>
      <w:tr w:rsidR="00891FEA" w:rsidRPr="007A61A3" w14:paraId="66905CA9" w14:textId="77777777" w:rsidTr="00891FEA">
        <w:trPr>
          <w:trHeight w:val="267"/>
        </w:trPr>
        <w:tc>
          <w:tcPr>
            <w:tcW w:w="862" w:type="dxa"/>
            <w:vAlign w:val="center"/>
          </w:tcPr>
          <w:p w14:paraId="6D24FA4A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  <w:t>Excellent</w:t>
            </w:r>
          </w:p>
        </w:tc>
        <w:tc>
          <w:tcPr>
            <w:tcW w:w="689" w:type="dxa"/>
            <w:vAlign w:val="center"/>
          </w:tcPr>
          <w:p w14:paraId="3EA2DF1F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  <w:t>Good</w:t>
            </w:r>
          </w:p>
        </w:tc>
        <w:tc>
          <w:tcPr>
            <w:tcW w:w="560" w:type="dxa"/>
            <w:vMerge/>
            <w:vAlign w:val="center"/>
          </w:tcPr>
          <w:p w14:paraId="09567405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4AD896E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  <w:t>Very poor</w:t>
            </w:r>
          </w:p>
        </w:tc>
        <w:tc>
          <w:tcPr>
            <w:tcW w:w="810" w:type="dxa"/>
            <w:vAlign w:val="center"/>
          </w:tcPr>
          <w:p w14:paraId="207E21D8" w14:textId="77777777" w:rsidR="00891FEA" w:rsidRPr="007A61A3" w:rsidRDefault="00891FEA" w:rsidP="00BE68E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r w:rsidRPr="007A61A3">
              <w:rPr>
                <w:rFonts w:ascii="Avenir Book" w:hAnsi="Avenir Book" w:cs="Tahoma"/>
                <w:color w:val="000000" w:themeColor="text1"/>
                <w:sz w:val="16"/>
                <w:szCs w:val="16"/>
              </w:rPr>
              <w:t>Poor</w:t>
            </w:r>
          </w:p>
        </w:tc>
      </w:tr>
    </w:tbl>
    <w:p w14:paraId="4B3FBFE5" w14:textId="688DDCB9" w:rsidR="00541A06" w:rsidRDefault="004B4F59" w:rsidP="004B4F59">
      <w:pPr>
        <w:spacing w:after="0" w:line="240" w:lineRule="auto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875FFD">
        <w:rPr>
          <w:rFonts w:ascii="Avenir Book" w:hAnsi="Avenir Book"/>
          <w:bCs/>
          <w:sz w:val="20"/>
          <w:szCs w:val="20"/>
        </w:rPr>
        <w:t>[Question</w:t>
      </w:r>
      <w:r>
        <w:rPr>
          <w:rFonts w:ascii="Avenir Book" w:hAnsi="Avenir Book"/>
          <w:bCs/>
          <w:sz w:val="20"/>
          <w:szCs w:val="20"/>
        </w:rPr>
        <w:t>s List</w:t>
      </w:r>
      <w:r w:rsidRPr="00875FFD">
        <w:rPr>
          <w:rFonts w:ascii="Avenir Book" w:hAnsi="Avenir Book"/>
          <w:bCs/>
          <w:sz w:val="20"/>
          <w:szCs w:val="20"/>
        </w:rPr>
        <w:t>]:</w:t>
      </w:r>
    </w:p>
    <w:p w14:paraId="67B1A1BC" w14:textId="0BEDDB0A" w:rsidR="00541A06" w:rsidRPr="007A61A3" w:rsidRDefault="00010739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541A06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as a place to live</w:t>
      </w:r>
    </w:p>
    <w:p w14:paraId="53C8DC66" w14:textId="77777777" w:rsidR="00541A06" w:rsidRDefault="00541A06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59ADEC30" w14:textId="0339D417" w:rsidR="00541A06" w:rsidRDefault="00541A06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Your neighborhood as a place to live</w:t>
      </w:r>
    </w:p>
    <w:p w14:paraId="3D482CF9" w14:textId="77777777" w:rsidR="00D25579" w:rsidRDefault="00D25579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41C3198C" w14:textId="6846FD53" w:rsidR="00541A06" w:rsidRPr="007A61A3" w:rsidRDefault="00010739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541A06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as a place to raise children</w:t>
      </w:r>
    </w:p>
    <w:p w14:paraId="4366B66E" w14:textId="77777777" w:rsidR="00D25579" w:rsidRDefault="00D25579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10864111" w14:textId="42F426F5" w:rsidR="00541A06" w:rsidRPr="007A61A3" w:rsidRDefault="00010739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541A06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as a place to work</w:t>
      </w:r>
    </w:p>
    <w:p w14:paraId="7945AEA9" w14:textId="77777777" w:rsidR="00541A06" w:rsidRDefault="00541A06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41E09263" w14:textId="04D5448E" w:rsidR="00541A06" w:rsidRPr="007A61A3" w:rsidRDefault="00010739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541A06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as a place to visit</w:t>
      </w:r>
    </w:p>
    <w:p w14:paraId="583DE646" w14:textId="77777777" w:rsidR="00541A06" w:rsidRDefault="00541A06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5345ABC8" w14:textId="7E7D7164" w:rsidR="00541A06" w:rsidRPr="007A61A3" w:rsidRDefault="00010739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541A06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as a place to retire</w:t>
      </w:r>
    </w:p>
    <w:p w14:paraId="4BC68B31" w14:textId="77777777" w:rsidR="00541A06" w:rsidRDefault="00541A06" w:rsidP="00891FEA">
      <w:pPr>
        <w:pStyle w:val="NormalWeb"/>
        <w:tabs>
          <w:tab w:val="left" w:pos="-3960"/>
        </w:tabs>
        <w:spacing w:after="0" w:line="240" w:lineRule="auto"/>
        <w:ind w:right="369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4E29CC68" w14:textId="5878EE53" w:rsidR="00541A06" w:rsidRPr="007A61A3" w:rsidRDefault="00541A06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69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Overall quality of life in </w:t>
      </w:r>
      <w:r w:rsidR="00010739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Pr="007A61A3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</w:t>
      </w:r>
    </w:p>
    <w:p w14:paraId="24969891" w14:textId="0372C763" w:rsidR="00541A06" w:rsidRDefault="00541A06" w:rsidP="00BE68EA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10EA6292" w14:textId="77777777" w:rsidR="00AE4E1F" w:rsidRPr="007A61A3" w:rsidRDefault="00AE4E1F" w:rsidP="00AE4E1F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0AD443B9" w14:textId="418CFFAC" w:rsidR="00AE4E1F" w:rsidRPr="00C3403D" w:rsidRDefault="00AE4E1F" w:rsidP="00AE4E1F">
      <w:pPr>
        <w:pStyle w:val="NormalWeb"/>
        <w:numPr>
          <w:ilvl w:val="0"/>
          <w:numId w:val="1"/>
        </w:numPr>
        <w:spacing w:after="0" w:line="240" w:lineRule="auto"/>
        <w:ind w:hanging="72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r w:rsidRPr="00C3403D">
        <w:rPr>
          <w:rFonts w:ascii="Avenir Book" w:hAnsi="Avenir Book" w:cs="Tahoma"/>
          <w:color w:val="000000" w:themeColor="text1"/>
          <w:sz w:val="20"/>
          <w:szCs w:val="20"/>
        </w:rPr>
        <w:t>How safe do you feel in your neighborhood from crime? Would you say you feel very safe, somewhat safe, not very safe or not safe at all?</w:t>
      </w:r>
    </w:p>
    <w:p w14:paraId="0C36CB07" w14:textId="2535CE7C" w:rsidR="00AE4E1F" w:rsidRPr="00C3403D" w:rsidRDefault="004B4F59" w:rsidP="004B4F59">
      <w:pPr>
        <w:spacing w:after="0" w:line="240" w:lineRule="auto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t xml:space="preserve">             </w:t>
      </w:r>
      <w:r w:rsidRPr="00875FFD">
        <w:rPr>
          <w:rFonts w:ascii="Avenir Book" w:hAnsi="Avenir Book"/>
          <w:bCs/>
          <w:sz w:val="20"/>
          <w:szCs w:val="20"/>
        </w:rPr>
        <w:t>[</w:t>
      </w:r>
      <w:del w:id="9" w:author="Microsoft Office User" w:date="2025-11-02T15:48:00Z">
        <w:r w:rsidDel="00311374">
          <w:rPr>
            <w:rFonts w:ascii="Avenir Book" w:hAnsi="Avenir Book"/>
            <w:bCs/>
            <w:sz w:val="20"/>
            <w:szCs w:val="20"/>
          </w:rPr>
          <w:delText xml:space="preserve">Question </w:delText>
        </w:r>
      </w:del>
      <w:ins w:id="10" w:author="Microsoft Office User" w:date="2025-11-02T15:48:00Z">
        <w:r w:rsidR="00311374">
          <w:rPr>
            <w:rFonts w:ascii="Avenir Book" w:hAnsi="Avenir Book"/>
            <w:bCs/>
            <w:sz w:val="20"/>
            <w:szCs w:val="20"/>
          </w:rPr>
          <w:t>Response</w:t>
        </w:r>
        <w:r w:rsidR="00311374">
          <w:rPr>
            <w:rFonts w:ascii="Avenir Book" w:hAnsi="Avenir Book"/>
            <w:bCs/>
            <w:sz w:val="20"/>
            <w:szCs w:val="20"/>
          </w:rPr>
          <w:t xml:space="preserve"> </w:t>
        </w:r>
      </w:ins>
      <w:r>
        <w:rPr>
          <w:rFonts w:ascii="Avenir Book" w:hAnsi="Avenir Book"/>
          <w:bCs/>
          <w:sz w:val="20"/>
          <w:szCs w:val="20"/>
        </w:rPr>
        <w:t>Options</w:t>
      </w:r>
      <w:r w:rsidRPr="00875FFD">
        <w:rPr>
          <w:rFonts w:ascii="Avenir Book" w:hAnsi="Avenir Book"/>
          <w:bCs/>
          <w:sz w:val="20"/>
          <w:szCs w:val="20"/>
        </w:rPr>
        <w:t>]:</w:t>
      </w:r>
    </w:p>
    <w:p w14:paraId="2D179593" w14:textId="44F1A4A3" w:rsidR="00AE4E1F" w:rsidRPr="00C3403D" w:rsidRDefault="00AE4E1F" w:rsidP="00AE4E1F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rFonts w:ascii="Avenir Book" w:hAnsi="Avenir Book" w:cs="Tahoma"/>
          <w:b/>
          <w:color w:val="000000" w:themeColor="text1"/>
          <w:sz w:val="20"/>
          <w:szCs w:val="20"/>
        </w:rPr>
      </w:pPr>
      <w:del w:id="11" w:author="Microsoft Office User" w:date="2025-11-02T15:19:00Z"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delText>Safe[NET]</w:delText>
        </w:r>
      </w:del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</w:p>
    <w:p w14:paraId="7CD1ED8F" w14:textId="7057AF8B" w:rsidR="00AE4E1F" w:rsidRPr="00C3403D" w:rsidRDefault="00AE4E1F" w:rsidP="00AE4E1F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C3403D">
        <w:rPr>
          <w:rFonts w:ascii="Avenir Book" w:hAnsi="Avenir Book" w:cs="Tahoma"/>
          <w:color w:val="000000" w:themeColor="text1"/>
          <w:sz w:val="20"/>
          <w:szCs w:val="20"/>
        </w:rPr>
        <w:t>Very safe</w:t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1C9379E4" w14:textId="62BD8DE7" w:rsidR="00AE4E1F" w:rsidRPr="00C3403D" w:rsidRDefault="00AE4E1F" w:rsidP="00AE4E1F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C3403D">
        <w:rPr>
          <w:rFonts w:ascii="Avenir Book" w:hAnsi="Avenir Book" w:cs="Tahoma"/>
          <w:color w:val="000000" w:themeColor="text1"/>
          <w:sz w:val="20"/>
          <w:szCs w:val="20"/>
        </w:rPr>
        <w:t>Somewhat safe</w:t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60B7EBBB" w14:textId="63A99CFD" w:rsidR="00AE4E1F" w:rsidRPr="00C3403D" w:rsidDel="004B4F59" w:rsidRDefault="00AE4E1F" w:rsidP="00AE4E1F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del w:id="12" w:author="Microsoft Office User" w:date="2025-11-02T15:19:00Z"/>
          <w:rFonts w:ascii="Avenir Book" w:hAnsi="Avenir Book" w:cs="Tahoma"/>
          <w:b/>
          <w:color w:val="000000" w:themeColor="text1"/>
          <w:sz w:val="20"/>
          <w:szCs w:val="20"/>
        </w:rPr>
      </w:pPr>
      <w:del w:id="13" w:author="Microsoft Office User" w:date="2025-11-02T15:19:00Z"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delText>Unsafe [NET]</w:delText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C3403D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</w:del>
    </w:p>
    <w:p w14:paraId="0ADB3EDA" w14:textId="2EFC57F4" w:rsidR="00AE4E1F" w:rsidRPr="00C3403D" w:rsidRDefault="00AE4E1F" w:rsidP="00AE4E1F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C3403D">
        <w:rPr>
          <w:rFonts w:ascii="Avenir Book" w:hAnsi="Avenir Book" w:cs="Tahoma"/>
          <w:color w:val="000000" w:themeColor="text1"/>
          <w:sz w:val="20"/>
          <w:szCs w:val="20"/>
        </w:rPr>
        <w:t>Not at all safe</w:t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461B82DD" w14:textId="761A3661" w:rsidR="00AE4E1F" w:rsidRDefault="00AE4E1F" w:rsidP="00AE4E1F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r w:rsidRPr="00C3403D">
        <w:rPr>
          <w:rFonts w:ascii="Avenir Book" w:hAnsi="Avenir Book" w:cs="Tahoma"/>
          <w:color w:val="000000" w:themeColor="text1"/>
          <w:sz w:val="20"/>
          <w:szCs w:val="20"/>
        </w:rPr>
        <w:tab/>
        <w:t>Not very safe</w:t>
      </w:r>
    </w:p>
    <w:p w14:paraId="05F50FB8" w14:textId="77777777" w:rsidR="00AE4E1F" w:rsidRPr="007A61A3" w:rsidRDefault="00AE4E1F" w:rsidP="00AE4E1F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773870CE" w14:textId="04E9E490" w:rsidR="00E908E6" w:rsidRPr="007A61A3" w:rsidRDefault="00E908E6" w:rsidP="00BE68EA">
      <w:pPr>
        <w:pStyle w:val="NormalWeb"/>
        <w:numPr>
          <w:ilvl w:val="0"/>
          <w:numId w:val="1"/>
        </w:numPr>
        <w:spacing w:after="0" w:line="240" w:lineRule="auto"/>
        <w:ind w:hanging="72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Would you say that you are very likely, somewhat likely, not very likely or not at all likely to recommend living in </w:t>
      </w:r>
      <w:r w:rsidR="00010739">
        <w:rPr>
          <w:rFonts w:ascii="Avenir Book" w:hAnsi="Avenir Book" w:cs="Tahoma"/>
          <w:color w:val="000000" w:themeColor="text1"/>
          <w:sz w:val="20"/>
          <w:szCs w:val="20"/>
        </w:rPr>
        <w:t>Orange</w:t>
      </w:r>
      <w:r w:rsidR="00BD224D"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>County to a friend or family member?</w:t>
      </w:r>
    </w:p>
    <w:p w14:paraId="4B4C79C2" w14:textId="58F1C418" w:rsidR="00E908E6" w:rsidRPr="007A61A3" w:rsidRDefault="004B4F59" w:rsidP="00BE68EA">
      <w:pPr>
        <w:pStyle w:val="NormalWeb"/>
        <w:tabs>
          <w:tab w:val="left" w:pos="-3960"/>
        </w:tabs>
        <w:spacing w:after="0" w:line="240" w:lineRule="auto"/>
        <w:ind w:left="720" w:hanging="72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ins w:id="14" w:author="Microsoft Office User" w:date="2025-11-02T15:19:00Z">
        <w:r>
          <w:rPr>
            <w:rFonts w:ascii="Avenir Book" w:hAnsi="Avenir Book" w:cs="Tahoma"/>
            <w:color w:val="000000" w:themeColor="text1"/>
            <w:sz w:val="20"/>
            <w:szCs w:val="20"/>
          </w:rPr>
          <w:tab/>
        </w:r>
      </w:ins>
      <w:ins w:id="15" w:author="Microsoft Office User" w:date="2025-11-02T15:49:00Z">
        <w:r w:rsidR="00311374">
          <w:rPr>
            <w:rFonts w:ascii="Avenir Book" w:hAnsi="Avenir Book"/>
            <w:bCs/>
            <w:sz w:val="20"/>
            <w:szCs w:val="20"/>
          </w:rPr>
          <w:t>[Response Options]:</w:t>
        </w:r>
      </w:ins>
    </w:p>
    <w:p w14:paraId="4FE7E91C" w14:textId="2509F84A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rFonts w:ascii="Avenir Book" w:hAnsi="Avenir Book" w:cs="Tahoma"/>
          <w:b/>
          <w:color w:val="000000" w:themeColor="text1"/>
          <w:sz w:val="20"/>
          <w:szCs w:val="20"/>
        </w:rPr>
      </w:pPr>
      <w:del w:id="16" w:author="Microsoft Office User" w:date="2025-11-02T15:20:00Z"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delText>Likely [NET]</w:delText>
        </w:r>
      </w:del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</w:p>
    <w:p w14:paraId="0EE6A4A7" w14:textId="1BF41D9C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Very likely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4147471A" w14:textId="0A332C6E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Somewhat likely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667F7F45" w14:textId="0A86ED9A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rFonts w:ascii="Avenir Book" w:hAnsi="Avenir Book" w:cs="Tahoma"/>
          <w:b/>
          <w:color w:val="000000" w:themeColor="text1"/>
          <w:sz w:val="20"/>
          <w:szCs w:val="20"/>
        </w:rPr>
      </w:pPr>
      <w:del w:id="17" w:author="Microsoft Office User" w:date="2025-11-02T15:20:00Z"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lastRenderedPageBreak/>
          <w:delText>Unlikely [NET]</w:delText>
        </w:r>
      </w:del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b/>
          <w:color w:val="000000" w:themeColor="text1"/>
          <w:sz w:val="20"/>
          <w:szCs w:val="20"/>
        </w:rPr>
        <w:tab/>
      </w:r>
    </w:p>
    <w:p w14:paraId="44425734" w14:textId="18394E80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>Not at all likely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40183743" w14:textId="264F5837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>Not very likely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6557DFFA" w14:textId="6A62F7E8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6EBB421A" w14:textId="30355C2C" w:rsidR="00E908E6" w:rsidRPr="007A61A3" w:rsidRDefault="00E908E6" w:rsidP="00BE68EA">
      <w:pPr>
        <w:pStyle w:val="NormalWeb"/>
        <w:numPr>
          <w:ilvl w:val="0"/>
          <w:numId w:val="1"/>
        </w:numPr>
        <w:spacing w:after="0" w:line="240" w:lineRule="auto"/>
        <w:ind w:hanging="72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Would you say that you are very likely, somewhat likely, not very likely or not at all likely to remain living in </w:t>
      </w:r>
      <w:r w:rsidR="00010739">
        <w:rPr>
          <w:rFonts w:ascii="Avenir Book" w:hAnsi="Avenir Book" w:cs="Tahoma"/>
          <w:color w:val="000000" w:themeColor="text1"/>
          <w:sz w:val="20"/>
          <w:szCs w:val="20"/>
        </w:rPr>
        <w:t>Orange</w:t>
      </w:r>
      <w:r w:rsidR="001F2C39"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>County for the next five years?</w:t>
      </w:r>
    </w:p>
    <w:p w14:paraId="20E3D90E" w14:textId="36EFE513" w:rsidR="00E908E6" w:rsidRPr="007A61A3" w:rsidRDefault="004B4F59" w:rsidP="00BE68EA">
      <w:pPr>
        <w:pStyle w:val="NormalWeb"/>
        <w:tabs>
          <w:tab w:val="left" w:pos="-3960"/>
        </w:tabs>
        <w:spacing w:after="0" w:line="240" w:lineRule="auto"/>
        <w:ind w:left="720" w:hanging="72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ins w:id="18" w:author="Microsoft Office User" w:date="2025-11-02T15:20:00Z">
        <w:r>
          <w:rPr>
            <w:rFonts w:ascii="Avenir Book" w:hAnsi="Avenir Book" w:cs="Tahoma"/>
            <w:color w:val="000000" w:themeColor="text1"/>
            <w:sz w:val="20"/>
            <w:szCs w:val="20"/>
          </w:rPr>
          <w:tab/>
        </w:r>
      </w:ins>
      <w:ins w:id="19" w:author="Microsoft Office User" w:date="2025-11-02T15:49:00Z">
        <w:r w:rsidR="00311374">
          <w:rPr>
            <w:rFonts w:ascii="Avenir Book" w:hAnsi="Avenir Book"/>
            <w:bCs/>
            <w:sz w:val="20"/>
            <w:szCs w:val="20"/>
          </w:rPr>
          <w:t>[Response Options]:</w:t>
        </w:r>
      </w:ins>
    </w:p>
    <w:p w14:paraId="600AC06E" w14:textId="79473119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rFonts w:ascii="Avenir Book" w:hAnsi="Avenir Book" w:cs="Tahoma"/>
          <w:b/>
          <w:color w:val="000000" w:themeColor="text1"/>
          <w:sz w:val="20"/>
          <w:szCs w:val="20"/>
        </w:rPr>
      </w:pPr>
      <w:del w:id="20" w:author="Microsoft Office User" w:date="2025-11-02T15:20:00Z"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delText>Likely [NET]</w:delText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</w:del>
    </w:p>
    <w:p w14:paraId="17852DB4" w14:textId="77777777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Very likely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6B3721E3" w14:textId="77777777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 xml:space="preserve">Somewhat likely 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3D1BF6F4" w14:textId="447134A4" w:rsidR="00E908E6" w:rsidRPr="007A61A3" w:rsidDel="004B4F59" w:rsidRDefault="00E908E6" w:rsidP="00BE68EA">
      <w:pPr>
        <w:pStyle w:val="NormalWeb"/>
        <w:tabs>
          <w:tab w:val="left" w:pos="-3960"/>
        </w:tabs>
        <w:spacing w:after="0" w:line="240" w:lineRule="auto"/>
        <w:ind w:left="720"/>
        <w:contextualSpacing/>
        <w:rPr>
          <w:del w:id="21" w:author="Microsoft Office User" w:date="2025-11-02T15:20:00Z"/>
          <w:rFonts w:ascii="Avenir Book" w:hAnsi="Avenir Book" w:cs="Tahoma"/>
          <w:b/>
          <w:color w:val="000000" w:themeColor="text1"/>
          <w:sz w:val="20"/>
          <w:szCs w:val="20"/>
        </w:rPr>
      </w:pPr>
      <w:del w:id="22" w:author="Microsoft Office User" w:date="2025-11-02T15:20:00Z"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delText>Unlikely [NET]</w:delText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  <w:r w:rsidRPr="007A61A3" w:rsidDel="004B4F59">
          <w:rPr>
            <w:rFonts w:ascii="Avenir Book" w:hAnsi="Avenir Book" w:cs="Tahoma"/>
            <w:b/>
            <w:color w:val="000000" w:themeColor="text1"/>
            <w:sz w:val="20"/>
            <w:szCs w:val="20"/>
          </w:rPr>
          <w:tab/>
        </w:r>
      </w:del>
    </w:p>
    <w:p w14:paraId="74DDC149" w14:textId="77777777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>Not at all likely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7A4CF4C4" w14:textId="77777777" w:rsidR="00E908E6" w:rsidRPr="007A61A3" w:rsidRDefault="00E908E6" w:rsidP="00BE68EA">
      <w:pPr>
        <w:pStyle w:val="NormalWeb"/>
        <w:tabs>
          <w:tab w:val="left" w:pos="-3960"/>
        </w:tabs>
        <w:spacing w:after="0" w:line="240" w:lineRule="auto"/>
        <w:ind w:left="1440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7A61A3">
        <w:rPr>
          <w:rFonts w:ascii="Avenir Book" w:hAnsi="Avenir Book" w:cs="Tahoma"/>
          <w:color w:val="000000" w:themeColor="text1"/>
          <w:sz w:val="20"/>
          <w:szCs w:val="20"/>
        </w:rPr>
        <w:t>Not very likely</w:t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  <w:r w:rsidRPr="007A61A3">
        <w:rPr>
          <w:rFonts w:ascii="Avenir Book" w:hAnsi="Avenir Book" w:cs="Tahoma"/>
          <w:color w:val="000000" w:themeColor="text1"/>
          <w:sz w:val="20"/>
          <w:szCs w:val="20"/>
        </w:rPr>
        <w:tab/>
      </w:r>
    </w:p>
    <w:p w14:paraId="392CC3E0" w14:textId="056338B4" w:rsidR="00E048FD" w:rsidRDefault="00C6588A" w:rsidP="00C6588A">
      <w:pPr>
        <w:rPr>
          <w:rFonts w:ascii="Avenir Book" w:hAnsi="Avenir Book" w:cs="Tahoma"/>
          <w:color w:val="000000" w:themeColor="text1"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br w:type="page"/>
      </w:r>
    </w:p>
    <w:p w14:paraId="618A4CF2" w14:textId="41ECC30A" w:rsidR="00FE1503" w:rsidDel="00583516" w:rsidRDefault="00583516" w:rsidP="00BE68EA">
      <w:pPr>
        <w:spacing w:after="0" w:line="240" w:lineRule="auto"/>
        <w:contextualSpacing/>
        <w:rPr>
          <w:del w:id="23" w:author="Microsoft Office User" w:date="2025-11-02T16:04:00Z"/>
          <w:rFonts w:ascii="Avenir Book" w:hAnsi="Avenir Book" w:cs="Tahoma"/>
          <w:color w:val="000000" w:themeColor="text1"/>
          <w:sz w:val="20"/>
          <w:szCs w:val="20"/>
        </w:rPr>
      </w:pPr>
      <w:ins w:id="24" w:author="Microsoft Office User" w:date="2025-11-02T16:04:00Z">
        <w:r w:rsidDel="00583516">
          <w:rPr>
            <w:rFonts w:ascii="Avenir Book" w:hAnsi="Avenir Book" w:cs="Tahoma"/>
            <w:color w:val="000000" w:themeColor="text1"/>
            <w:sz w:val="20"/>
            <w:szCs w:val="20"/>
          </w:rPr>
          <w:lastRenderedPageBreak/>
          <w:t xml:space="preserve"> </w:t>
        </w:r>
      </w:ins>
      <w:del w:id="25" w:author="Microsoft Office User" w:date="2025-11-02T16:04:00Z">
        <w:r w:rsidR="00E048FD" w:rsidDel="00583516">
          <w:rPr>
            <w:rFonts w:ascii="Avenir Book" w:hAnsi="Avenir Book" w:cs="Tahoma"/>
            <w:color w:val="000000" w:themeColor="text1"/>
            <w:sz w:val="20"/>
            <w:szCs w:val="20"/>
          </w:rPr>
          <w:delText>[ROTATE SETS 1-5]</w:delText>
        </w:r>
      </w:del>
    </w:p>
    <w:p w14:paraId="15702CE2" w14:textId="3032EE61" w:rsidR="00E048FD" w:rsidRDefault="00E048FD" w:rsidP="00BE68EA">
      <w:pPr>
        <w:spacing w:after="0" w:line="240" w:lineRule="auto"/>
        <w:contextualSpacing/>
        <w:rPr>
          <w:ins w:id="26" w:author="Microsoft Office User" w:date="2025-11-02T15:21:00Z"/>
          <w:rFonts w:ascii="Avenir Book" w:hAnsi="Avenir Book" w:cs="Tahoma"/>
          <w:color w:val="000000" w:themeColor="text1"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t>[SET 1]</w:t>
      </w:r>
    </w:p>
    <w:p w14:paraId="2CEFB94F" w14:textId="7D8B4304" w:rsidR="004B4F59" w:rsidDel="004B4F59" w:rsidRDefault="004B4F59" w:rsidP="00BE68EA">
      <w:pPr>
        <w:spacing w:after="0" w:line="240" w:lineRule="auto"/>
        <w:contextualSpacing/>
        <w:rPr>
          <w:del w:id="27" w:author="Microsoft Office User" w:date="2025-11-02T15:21:00Z"/>
          <w:rFonts w:ascii="Avenir Book" w:hAnsi="Avenir Book" w:cs="Tahoma"/>
          <w:color w:val="000000" w:themeColor="text1"/>
          <w:sz w:val="20"/>
          <w:szCs w:val="20"/>
        </w:rPr>
      </w:pPr>
      <w:ins w:id="28" w:author="Microsoft Office User" w:date="2025-11-02T15:21:00Z">
        <w:r>
          <w:rPr>
            <w:rFonts w:ascii="Avenir Book" w:hAnsi="Avenir Book" w:cs="Tahoma"/>
            <w:color w:val="000000" w:themeColor="text1"/>
            <w:sz w:val="20"/>
            <w:szCs w:val="20"/>
          </w:rPr>
          <w:t>[Question Category]:</w:t>
        </w:r>
      </w:ins>
    </w:p>
    <w:p w14:paraId="137644C8" w14:textId="163D241D" w:rsidR="00455D75" w:rsidRPr="00455D75" w:rsidRDefault="00455D75" w:rsidP="00BE68EA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  <w:r>
        <w:rPr>
          <w:rFonts w:ascii="Avenir Book" w:hAnsi="Avenir Book"/>
          <w:b/>
          <w:bCs/>
          <w:sz w:val="20"/>
          <w:szCs w:val="20"/>
        </w:rPr>
        <w:t>Emergency preparation</w:t>
      </w:r>
    </w:p>
    <w:p w14:paraId="1D6EDFEE" w14:textId="062993D2" w:rsidR="004B4F59" w:rsidRPr="00455D75" w:rsidRDefault="00AB10B8" w:rsidP="004B4F59">
      <w:pPr>
        <w:spacing w:after="0" w:line="240" w:lineRule="auto"/>
        <w:contextualSpacing/>
        <w:rPr>
          <w:ins w:id="29" w:author="Microsoft Office User" w:date="2025-11-02T15:22:00Z"/>
          <w:rFonts w:ascii="Avenir Book" w:hAnsi="Avenir Book"/>
          <w:b/>
          <w:bCs/>
          <w:sz w:val="20"/>
          <w:szCs w:val="20"/>
        </w:rPr>
      </w:pPr>
      <w:ins w:id="30" w:author="Microsoft Office User" w:date="2025-11-02T16:00:00Z">
        <w:r>
          <w:rPr>
            <w:rFonts w:ascii="Avenir Book" w:hAnsi="Avenir Book" w:cs="Tahoma"/>
            <w:color w:val="000000" w:themeColor="text1"/>
            <w:sz w:val="20"/>
            <w:szCs w:val="20"/>
          </w:rPr>
          <w:t>[Question Category Comments]:</w:t>
        </w:r>
      </w:ins>
    </w:p>
    <w:p w14:paraId="658994E4" w14:textId="1FBF7796" w:rsidR="00311374" w:rsidRDefault="00FE1503" w:rsidP="00BE68EA">
      <w:pPr>
        <w:tabs>
          <w:tab w:val="left" w:pos="-3960"/>
        </w:tabs>
        <w:spacing w:after="0" w:line="240" w:lineRule="auto"/>
        <w:contextualSpacing/>
        <w:rPr>
          <w:ins w:id="31" w:author="Microsoft Office User" w:date="2025-11-02T15:50:00Z"/>
          <w:rFonts w:ascii="Avenir Book" w:eastAsia="Avenir" w:hAnsi="Avenir Book" w:cs="Avenir"/>
          <w:sz w:val="20"/>
          <w:szCs w:val="20"/>
        </w:rPr>
      </w:pPr>
      <w:r w:rsidRPr="007A61A3">
        <w:rPr>
          <w:rFonts w:ascii="Avenir Book" w:eastAsia="Avenir" w:hAnsi="Avenir Book" w:cs="Avenir"/>
          <w:sz w:val="20"/>
          <w:szCs w:val="20"/>
        </w:rPr>
        <w:t xml:space="preserve">Now </w:t>
      </w:r>
      <w:r w:rsidR="00CD64EF">
        <w:rPr>
          <w:rFonts w:ascii="Avenir Book" w:eastAsia="Avenir" w:hAnsi="Avenir Book" w:cs="Avenir"/>
          <w:sz w:val="20"/>
          <w:szCs w:val="20"/>
        </w:rPr>
        <w:t>you are going</w:t>
      </w:r>
      <w:r w:rsidRPr="007A61A3">
        <w:rPr>
          <w:rFonts w:ascii="Avenir Book" w:eastAsia="Avenir" w:hAnsi="Avenir Book" w:cs="Avenir"/>
          <w:sz w:val="20"/>
          <w:szCs w:val="20"/>
        </w:rPr>
        <w:t xml:space="preserve"> to read a list of several statements. Please </w:t>
      </w:r>
      <w:r w:rsidR="00CD64EF">
        <w:rPr>
          <w:rFonts w:ascii="Avenir Book" w:eastAsia="Avenir" w:hAnsi="Avenir Book" w:cs="Avenir"/>
          <w:sz w:val="20"/>
          <w:szCs w:val="20"/>
        </w:rPr>
        <w:t>read</w:t>
      </w:r>
      <w:r w:rsidRPr="007A61A3">
        <w:rPr>
          <w:rFonts w:ascii="Avenir Book" w:eastAsia="Avenir" w:hAnsi="Avenir Book" w:cs="Avenir"/>
          <w:sz w:val="20"/>
          <w:szCs w:val="20"/>
        </w:rPr>
        <w:t xml:space="preserve"> each and </w:t>
      </w:r>
      <w:r w:rsidR="00CD64EF">
        <w:rPr>
          <w:rFonts w:ascii="Avenir Book" w:eastAsia="Avenir" w:hAnsi="Avenir Book" w:cs="Avenir"/>
          <w:sz w:val="20"/>
          <w:szCs w:val="20"/>
        </w:rPr>
        <w:t>then select</w:t>
      </w:r>
      <w:r w:rsidRPr="007A61A3">
        <w:rPr>
          <w:rFonts w:ascii="Avenir Book" w:eastAsia="Avenir" w:hAnsi="Avenir Book" w:cs="Avenir"/>
          <w:sz w:val="20"/>
          <w:szCs w:val="20"/>
        </w:rPr>
        <w:t xml:space="preserve"> </w:t>
      </w:r>
      <w:ins w:id="32" w:author="Microsoft Office User" w:date="2025-11-02T15:50:00Z">
        <w:r w:rsidR="00311374">
          <w:rPr>
            <w:rFonts w:ascii="Avenir Book" w:eastAsia="Avenir" w:hAnsi="Avenir Book" w:cs="Avenir"/>
            <w:sz w:val="20"/>
            <w:szCs w:val="20"/>
          </w:rPr>
          <w:t xml:space="preserve">an </w:t>
        </w:r>
      </w:ins>
      <w:ins w:id="33" w:author="Microsoft Office User" w:date="2025-11-02T15:51:00Z">
        <w:r w:rsidR="00311374">
          <w:rPr>
            <w:rFonts w:ascii="Avenir Book" w:eastAsia="Avenir" w:hAnsi="Avenir Book" w:cs="Avenir"/>
            <w:sz w:val="20"/>
            <w:szCs w:val="20"/>
          </w:rPr>
          <w:t>option.</w:t>
        </w:r>
      </w:ins>
    </w:p>
    <w:p w14:paraId="32DBD794" w14:textId="3AC0E43D" w:rsidR="00311374" w:rsidRDefault="00AB10B8" w:rsidP="00BE68EA">
      <w:pPr>
        <w:tabs>
          <w:tab w:val="left" w:pos="-3960"/>
        </w:tabs>
        <w:spacing w:after="0" w:line="240" w:lineRule="auto"/>
        <w:contextualSpacing/>
        <w:rPr>
          <w:ins w:id="34" w:author="Microsoft Office User" w:date="2025-11-02T15:50:00Z"/>
          <w:rFonts w:ascii="Avenir Book" w:eastAsia="Avenir" w:hAnsi="Avenir Book" w:cs="Avenir"/>
          <w:sz w:val="20"/>
          <w:szCs w:val="20"/>
        </w:rPr>
      </w:pPr>
      <w:ins w:id="35" w:author="Microsoft Office User" w:date="2025-11-02T15:51:00Z">
        <w:r>
          <w:rPr>
            <w:rFonts w:ascii="Avenir Book" w:hAnsi="Avenir Book"/>
            <w:sz w:val="20"/>
            <w:szCs w:val="20"/>
          </w:rPr>
          <w:t>[</w:t>
        </w:r>
        <w:r>
          <w:rPr>
            <w:rFonts w:ascii="Avenir Book" w:hAnsi="Avenir Book"/>
            <w:sz w:val="20"/>
            <w:szCs w:val="20"/>
          </w:rPr>
          <w:t>Response Options</w:t>
        </w:r>
        <w:r>
          <w:rPr>
            <w:rFonts w:ascii="Avenir Book" w:hAnsi="Avenir Book"/>
            <w:sz w:val="20"/>
            <w:szCs w:val="20"/>
          </w:rPr>
          <w:t>]:</w:t>
        </w:r>
      </w:ins>
    </w:p>
    <w:p w14:paraId="50FE63DC" w14:textId="77777777" w:rsidR="00AB10B8" w:rsidRDefault="00FE1503" w:rsidP="00AB10B8">
      <w:pPr>
        <w:tabs>
          <w:tab w:val="left" w:pos="-3960"/>
        </w:tabs>
        <w:spacing w:after="0" w:line="240" w:lineRule="auto"/>
        <w:ind w:left="720"/>
        <w:contextualSpacing/>
        <w:rPr>
          <w:ins w:id="36" w:author="Microsoft Office User" w:date="2025-11-02T15:52:00Z"/>
          <w:rFonts w:ascii="Avenir Book" w:eastAsia="Avenir" w:hAnsi="Avenir Book" w:cs="Avenir"/>
          <w:sz w:val="20"/>
          <w:szCs w:val="20"/>
        </w:rPr>
        <w:pPrChange w:id="37" w:author="Microsoft Office User" w:date="2025-11-02T15:52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del w:id="38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 xml:space="preserve">if you </w:delText>
        </w:r>
      </w:del>
      <w:r w:rsidRPr="007A61A3">
        <w:rPr>
          <w:rFonts w:ascii="Avenir Book" w:eastAsia="Avenir" w:hAnsi="Avenir Book" w:cs="Avenir"/>
          <w:sz w:val="20"/>
          <w:szCs w:val="20"/>
        </w:rPr>
        <w:t>strongly agree</w:t>
      </w:r>
      <w:del w:id="39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>,</w:delText>
        </w:r>
      </w:del>
      <w:r w:rsidRPr="007A61A3">
        <w:rPr>
          <w:rFonts w:ascii="Avenir Book" w:eastAsia="Avenir" w:hAnsi="Avenir Book" w:cs="Avenir"/>
          <w:sz w:val="20"/>
          <w:szCs w:val="20"/>
        </w:rPr>
        <w:t xml:space="preserve"> </w:t>
      </w:r>
    </w:p>
    <w:p w14:paraId="3547045C" w14:textId="77777777" w:rsidR="00AB10B8" w:rsidRDefault="00FE1503" w:rsidP="00AB10B8">
      <w:pPr>
        <w:tabs>
          <w:tab w:val="left" w:pos="-3960"/>
        </w:tabs>
        <w:spacing w:after="0" w:line="240" w:lineRule="auto"/>
        <w:ind w:left="720"/>
        <w:contextualSpacing/>
        <w:rPr>
          <w:ins w:id="40" w:author="Microsoft Office User" w:date="2025-11-02T15:52:00Z"/>
          <w:rFonts w:ascii="Avenir Book" w:eastAsia="Avenir" w:hAnsi="Avenir Book" w:cs="Avenir"/>
          <w:sz w:val="20"/>
          <w:szCs w:val="20"/>
        </w:rPr>
        <w:pPrChange w:id="41" w:author="Microsoft Office User" w:date="2025-11-02T15:52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7A61A3">
        <w:rPr>
          <w:rFonts w:ascii="Avenir Book" w:eastAsia="Avenir" w:hAnsi="Avenir Book" w:cs="Avenir"/>
          <w:sz w:val="20"/>
          <w:szCs w:val="20"/>
        </w:rPr>
        <w:t>somewhat agree</w:t>
      </w:r>
      <w:del w:id="42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>,</w:delText>
        </w:r>
      </w:del>
      <w:r w:rsidRPr="007A61A3">
        <w:rPr>
          <w:rFonts w:ascii="Avenir Book" w:eastAsia="Avenir" w:hAnsi="Avenir Book" w:cs="Avenir"/>
          <w:sz w:val="20"/>
          <w:szCs w:val="20"/>
        </w:rPr>
        <w:t xml:space="preserve"> </w:t>
      </w:r>
    </w:p>
    <w:p w14:paraId="6679BAE6" w14:textId="77777777" w:rsidR="00AB10B8" w:rsidRDefault="00FE1503" w:rsidP="00AB10B8">
      <w:pPr>
        <w:tabs>
          <w:tab w:val="left" w:pos="-3960"/>
        </w:tabs>
        <w:spacing w:after="0" w:line="240" w:lineRule="auto"/>
        <w:ind w:left="720"/>
        <w:contextualSpacing/>
        <w:rPr>
          <w:ins w:id="43" w:author="Microsoft Office User" w:date="2025-11-02T15:52:00Z"/>
          <w:rFonts w:ascii="Avenir Book" w:eastAsia="Avenir" w:hAnsi="Avenir Book" w:cs="Avenir"/>
          <w:sz w:val="20"/>
          <w:szCs w:val="20"/>
        </w:rPr>
        <w:pPrChange w:id="44" w:author="Microsoft Office User" w:date="2025-11-02T15:52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7A61A3">
        <w:rPr>
          <w:rFonts w:ascii="Avenir Book" w:eastAsia="Avenir" w:hAnsi="Avenir Book" w:cs="Avenir"/>
          <w:sz w:val="20"/>
          <w:szCs w:val="20"/>
        </w:rPr>
        <w:t xml:space="preserve">somewhat disagree </w:t>
      </w:r>
      <w:del w:id="45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 xml:space="preserve">or </w:delText>
        </w:r>
      </w:del>
    </w:p>
    <w:p w14:paraId="11B6BC01" w14:textId="1CE0D83A" w:rsidR="00FE1503" w:rsidRPr="007A61A3" w:rsidRDefault="00FE1503" w:rsidP="00AB10B8">
      <w:pPr>
        <w:tabs>
          <w:tab w:val="left" w:pos="-3960"/>
        </w:tabs>
        <w:spacing w:after="0" w:line="240" w:lineRule="auto"/>
        <w:ind w:left="720"/>
        <w:contextualSpacing/>
        <w:rPr>
          <w:rFonts w:ascii="Avenir Book" w:eastAsia="Avenir" w:hAnsi="Avenir Book" w:cs="Avenir"/>
          <w:sz w:val="20"/>
          <w:szCs w:val="20"/>
        </w:rPr>
        <w:pPrChange w:id="46" w:author="Microsoft Office User" w:date="2025-11-02T15:52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7A61A3">
        <w:rPr>
          <w:rFonts w:ascii="Avenir Book" w:eastAsia="Avenir" w:hAnsi="Avenir Book" w:cs="Avenir"/>
          <w:sz w:val="20"/>
          <w:szCs w:val="20"/>
        </w:rPr>
        <w:t>strongly disagree</w:t>
      </w:r>
      <w:del w:id="47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 xml:space="preserve"> with that statement.</w:delText>
        </w:r>
      </w:del>
    </w:p>
    <w:p w14:paraId="2A572EE8" w14:textId="41F191E6" w:rsidR="00FE1503" w:rsidRPr="007A61A3" w:rsidDel="00AB10B8" w:rsidRDefault="00FE1503" w:rsidP="00BE68EA">
      <w:pPr>
        <w:tabs>
          <w:tab w:val="left" w:pos="-3960"/>
        </w:tabs>
        <w:spacing w:after="0" w:line="240" w:lineRule="auto"/>
        <w:contextualSpacing/>
        <w:rPr>
          <w:del w:id="48" w:author="Microsoft Office User" w:date="2025-11-02T15:52:00Z"/>
          <w:rFonts w:ascii="Avenir Book" w:eastAsia="Avenir" w:hAnsi="Avenir Book" w:cs="Avenir"/>
          <w:sz w:val="20"/>
          <w:szCs w:val="20"/>
        </w:rPr>
      </w:pPr>
      <w:del w:id="49" w:author="Microsoft Office User" w:date="2025-11-02T15:52:00Z"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>[ROTATE Q1</w:delText>
        </w:r>
        <w:r w:rsidR="00E048FD" w:rsidDel="00AB10B8">
          <w:rPr>
            <w:rFonts w:ascii="Avenir Book" w:eastAsia="Avenir" w:hAnsi="Avenir Book" w:cs="Avenir"/>
            <w:sz w:val="20"/>
            <w:szCs w:val="20"/>
          </w:rPr>
          <w:delText>3</w:delText>
        </w:r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>-1</w:delText>
        </w:r>
        <w:r w:rsidR="00E048FD" w:rsidDel="00AB10B8">
          <w:rPr>
            <w:rFonts w:ascii="Avenir Book" w:eastAsia="Avenir" w:hAnsi="Avenir Book" w:cs="Avenir"/>
            <w:sz w:val="20"/>
            <w:szCs w:val="20"/>
          </w:rPr>
          <w:delText>5</w:delText>
        </w:r>
        <w:r w:rsidRPr="007A61A3" w:rsidDel="00AB10B8">
          <w:rPr>
            <w:rFonts w:ascii="Avenir Book" w:eastAsia="Avenir" w:hAnsi="Avenir Book" w:cs="Avenir"/>
            <w:sz w:val="20"/>
            <w:szCs w:val="20"/>
          </w:rPr>
          <w:delText>]</w:delText>
        </w:r>
        <w:r w:rsidRPr="007A61A3" w:rsidDel="00AB10B8">
          <w:rPr>
            <w:rFonts w:ascii="Avenir Book" w:eastAsia="Avenir" w:hAnsi="Avenir Book" w:cs="Avenir"/>
            <w:sz w:val="20"/>
            <w:szCs w:val="20"/>
          </w:rPr>
          <w:tab/>
        </w:r>
      </w:del>
    </w:p>
    <w:p w14:paraId="6DAF4B20" w14:textId="77777777" w:rsidR="00FE1503" w:rsidRPr="007A61A3" w:rsidRDefault="00FE1503" w:rsidP="00BE68EA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6482D085" w14:textId="0CE444D0" w:rsidR="00FE1503" w:rsidRDefault="00311374" w:rsidP="00BE68EA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ins w:id="50" w:author="Microsoft Office User" w:date="2025-11-02T15:41:00Z">
        <w:r>
          <w:rPr>
            <w:rFonts w:ascii="Avenir Book" w:hAnsi="Avenir Book" w:cs="Calibri"/>
            <w:sz w:val="20"/>
            <w:szCs w:val="20"/>
          </w:rPr>
          <w:t>[Questions List]:</w:t>
        </w:r>
      </w:ins>
    </w:p>
    <w:p w14:paraId="0457EC88" w14:textId="01472FF7" w:rsidR="00FE1503" w:rsidRPr="00CD64EF" w:rsidRDefault="00FE1503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15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D64EF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My household is prepared with food, water and other supplies in case of an emergency such as a natural disaster or terror attack</w:t>
      </w:r>
    </w:p>
    <w:p w14:paraId="2307CC88" w14:textId="77777777" w:rsidR="00FE1503" w:rsidRPr="00CD64EF" w:rsidRDefault="00FE1503" w:rsidP="00891FEA">
      <w:pPr>
        <w:pStyle w:val="NormalWeb"/>
        <w:tabs>
          <w:tab w:val="left" w:pos="-3960"/>
        </w:tabs>
        <w:spacing w:after="0" w:line="240" w:lineRule="auto"/>
        <w:ind w:right="315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3C9A31D9" w14:textId="7D3E40EA" w:rsidR="00FE1503" w:rsidRPr="00CD64EF" w:rsidRDefault="00FE1503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15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D64EF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The County has done a good job educating the public about what to do in an emergency </w:t>
      </w:r>
    </w:p>
    <w:p w14:paraId="4BE1559A" w14:textId="77777777" w:rsidR="00CD64EF" w:rsidRPr="00CD64EF" w:rsidRDefault="00CD64EF" w:rsidP="00891FEA">
      <w:pPr>
        <w:pStyle w:val="NormalWeb"/>
        <w:tabs>
          <w:tab w:val="left" w:pos="-3960"/>
        </w:tabs>
        <w:spacing w:after="0" w:line="240" w:lineRule="auto"/>
        <w:ind w:left="720" w:right="315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45EE4999" w14:textId="5937C730" w:rsidR="00FE1503" w:rsidRPr="00CD64EF" w:rsidRDefault="00FE1503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15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D64EF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I know where to get information during an emergency</w:t>
      </w:r>
    </w:p>
    <w:p w14:paraId="6A44E63D" w14:textId="5EA836C0" w:rsidR="00CD64EF" w:rsidRDefault="00CD64EF" w:rsidP="00333BCC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ins w:id="51" w:author="Microsoft Office User" w:date="2025-11-02T15:42:00Z"/>
          <w:rFonts w:ascii="Avenir Book" w:hAnsi="Avenir Book" w:cs="Tahoma"/>
          <w:color w:val="000000" w:themeColor="text1"/>
          <w:sz w:val="20"/>
          <w:szCs w:val="20"/>
        </w:rPr>
      </w:pPr>
    </w:p>
    <w:p w14:paraId="76495869" w14:textId="77777777" w:rsidR="00311374" w:rsidRPr="007A61A3" w:rsidRDefault="00311374" w:rsidP="00333BCC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0C6E2FCD" w14:textId="0EA1A92E" w:rsidR="00CD64EF" w:rsidRDefault="00CD64EF" w:rsidP="00311374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3150" w:hanging="720"/>
        <w:contextualSpacing/>
        <w:jc w:val="left"/>
        <w:rPr>
          <w:ins w:id="52" w:author="Microsoft Office User" w:date="2025-11-02T15:45:00Z"/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311374">
        <w:rPr>
          <w:rFonts w:ascii="Avenir Book" w:hAnsi="Avenir Book" w:cs="Tahoma"/>
          <w:b/>
          <w:bCs/>
          <w:color w:val="000000" w:themeColor="text1"/>
          <w:sz w:val="20"/>
          <w:szCs w:val="20"/>
          <w:rPrChange w:id="53" w:author="Microsoft Office User" w:date="2025-11-02T15:43:00Z">
            <w:rPr>
              <w:rFonts w:ascii="Avenir Book" w:hAnsi="Avenir Book"/>
              <w:sz w:val="20"/>
              <w:szCs w:val="20"/>
            </w:rPr>
          </w:rPrChange>
        </w:rPr>
        <w:t xml:space="preserve">How prepared do you believe </w:t>
      </w:r>
      <w:r w:rsidR="00010739" w:rsidRPr="00311374">
        <w:rPr>
          <w:rFonts w:ascii="Avenir Book" w:hAnsi="Avenir Book" w:cs="Tahoma"/>
          <w:b/>
          <w:bCs/>
          <w:color w:val="000000" w:themeColor="text1"/>
          <w:sz w:val="20"/>
          <w:szCs w:val="20"/>
          <w:rPrChange w:id="54" w:author="Microsoft Office User" w:date="2025-11-02T15:43:00Z">
            <w:rPr>
              <w:rFonts w:ascii="Avenir Book" w:hAnsi="Avenir Book"/>
              <w:sz w:val="20"/>
              <w:szCs w:val="20"/>
            </w:rPr>
          </w:rPrChange>
        </w:rPr>
        <w:t>Orange</w:t>
      </w:r>
      <w:r w:rsidRPr="00311374">
        <w:rPr>
          <w:rFonts w:ascii="Avenir Book" w:hAnsi="Avenir Book" w:cs="Tahoma"/>
          <w:b/>
          <w:bCs/>
          <w:color w:val="000000" w:themeColor="text1"/>
          <w:sz w:val="20"/>
          <w:szCs w:val="20"/>
          <w:rPrChange w:id="55" w:author="Microsoft Office User" w:date="2025-11-02T15:43:00Z">
            <w:rPr>
              <w:rFonts w:ascii="Avenir Book" w:hAnsi="Avenir Book"/>
              <w:sz w:val="20"/>
              <w:szCs w:val="20"/>
            </w:rPr>
          </w:rPrChange>
        </w:rPr>
        <w:t xml:space="preserve"> County is for each of the following types of natural disasters? </w:t>
      </w:r>
    </w:p>
    <w:p w14:paraId="4804A5A5" w14:textId="7032B6FF" w:rsidR="00311374" w:rsidRPr="00311374" w:rsidRDefault="00311374" w:rsidP="00311374">
      <w:pPr>
        <w:pStyle w:val="ListParagraph"/>
        <w:spacing w:after="0" w:line="240" w:lineRule="auto"/>
        <w:rPr>
          <w:ins w:id="56" w:author="Microsoft Office User" w:date="2025-11-02T15:45:00Z"/>
          <w:rFonts w:ascii="Avenir Book" w:hAnsi="Avenir Book"/>
          <w:b/>
          <w:bCs/>
          <w:sz w:val="20"/>
          <w:szCs w:val="20"/>
        </w:rPr>
        <w:pPrChange w:id="57" w:author="Microsoft Office User" w:date="2025-11-02T15:45:00Z">
          <w:pPr>
            <w:pStyle w:val="ListParagraph"/>
            <w:numPr>
              <w:numId w:val="1"/>
            </w:numPr>
            <w:spacing w:after="0" w:line="240" w:lineRule="auto"/>
          </w:pPr>
        </w:pPrChange>
      </w:pPr>
      <w:ins w:id="58" w:author="Microsoft Office User" w:date="2025-11-02T15:45:00Z">
        <w:r w:rsidRPr="00311374">
          <w:rPr>
            <w:rFonts w:ascii="Avenir Book" w:hAnsi="Avenir Book" w:cs="Tahoma"/>
            <w:color w:val="000000" w:themeColor="text1"/>
            <w:sz w:val="20"/>
            <w:szCs w:val="20"/>
          </w:rPr>
          <w:t>[Agent Question Comments]:</w:t>
        </w:r>
      </w:ins>
    </w:p>
    <w:p w14:paraId="39FE0649" w14:textId="77777777" w:rsidR="00AB10B8" w:rsidRDefault="00AB10B8" w:rsidP="00311374">
      <w:pPr>
        <w:pStyle w:val="ListParagraph"/>
        <w:tabs>
          <w:tab w:val="left" w:pos="-3960"/>
        </w:tabs>
        <w:spacing w:after="0" w:line="240" w:lineRule="auto"/>
        <w:rPr>
          <w:ins w:id="59" w:author="Microsoft Office User" w:date="2025-11-02T15:55:00Z"/>
          <w:rFonts w:ascii="Avenir Book" w:eastAsia="Avenir" w:hAnsi="Avenir Book" w:cs="Avenir"/>
          <w:sz w:val="20"/>
          <w:szCs w:val="20"/>
        </w:rPr>
      </w:pPr>
      <w:ins w:id="60" w:author="Microsoft Office User" w:date="2025-11-02T15:55:00Z">
        <w:r w:rsidRPr="007A61A3">
          <w:rPr>
            <w:rFonts w:ascii="Avenir Book" w:eastAsia="Avenir" w:hAnsi="Avenir Book" w:cs="Avenir"/>
            <w:sz w:val="20"/>
            <w:szCs w:val="20"/>
          </w:rPr>
          <w:t xml:space="preserve">Please </w:t>
        </w:r>
        <w:r>
          <w:rPr>
            <w:rFonts w:ascii="Avenir Book" w:eastAsia="Avenir" w:hAnsi="Avenir Book" w:cs="Avenir"/>
            <w:sz w:val="20"/>
            <w:szCs w:val="20"/>
          </w:rPr>
          <w:t>read</w:t>
        </w:r>
        <w:r w:rsidRPr="007A61A3">
          <w:rPr>
            <w:rFonts w:ascii="Avenir Book" w:eastAsia="Avenir" w:hAnsi="Avenir Book" w:cs="Avenir"/>
            <w:sz w:val="20"/>
            <w:szCs w:val="20"/>
          </w:rPr>
          <w:t xml:space="preserve"> each and </w:t>
        </w:r>
        <w:r>
          <w:rPr>
            <w:rFonts w:ascii="Avenir Book" w:eastAsia="Avenir" w:hAnsi="Avenir Book" w:cs="Avenir"/>
            <w:sz w:val="20"/>
            <w:szCs w:val="20"/>
          </w:rPr>
          <w:t>then select</w:t>
        </w:r>
        <w:r w:rsidRPr="007A61A3">
          <w:rPr>
            <w:rFonts w:ascii="Avenir Book" w:eastAsia="Avenir" w:hAnsi="Avenir Book" w:cs="Avenir"/>
            <w:sz w:val="20"/>
            <w:szCs w:val="20"/>
          </w:rPr>
          <w:t xml:space="preserve"> </w:t>
        </w:r>
        <w:r>
          <w:rPr>
            <w:rFonts w:ascii="Avenir Book" w:eastAsia="Avenir" w:hAnsi="Avenir Book" w:cs="Avenir"/>
            <w:sz w:val="20"/>
            <w:szCs w:val="20"/>
          </w:rPr>
          <w:t>an option.</w:t>
        </w:r>
      </w:ins>
    </w:p>
    <w:p w14:paraId="06CF9C48" w14:textId="21A5CD23" w:rsidR="00AB10B8" w:rsidRDefault="00AB10B8" w:rsidP="00311374">
      <w:pPr>
        <w:pStyle w:val="ListParagraph"/>
        <w:tabs>
          <w:tab w:val="left" w:pos="-3960"/>
        </w:tabs>
        <w:spacing w:after="0" w:line="240" w:lineRule="auto"/>
        <w:rPr>
          <w:ins w:id="61" w:author="Microsoft Office User" w:date="2025-11-02T15:55:00Z"/>
          <w:rFonts w:ascii="Avenir Book" w:eastAsia="Avenir" w:hAnsi="Avenir Book" w:cs="Avenir"/>
          <w:sz w:val="20"/>
          <w:szCs w:val="20"/>
        </w:rPr>
      </w:pPr>
      <w:ins w:id="62" w:author="Microsoft Office User" w:date="2025-11-02T15:55:00Z">
        <w:r>
          <w:rPr>
            <w:rFonts w:ascii="Avenir Book" w:hAnsi="Avenir Book"/>
            <w:sz w:val="20"/>
            <w:szCs w:val="20"/>
          </w:rPr>
          <w:t>[Response Options]:</w:t>
        </w:r>
      </w:ins>
    </w:p>
    <w:p w14:paraId="2B7143D7" w14:textId="6143F309" w:rsidR="00AB10B8" w:rsidRDefault="00311374" w:rsidP="00AB10B8">
      <w:pPr>
        <w:pStyle w:val="ListParagraph"/>
        <w:tabs>
          <w:tab w:val="left" w:pos="-3960"/>
        </w:tabs>
        <w:spacing w:after="0" w:line="240" w:lineRule="auto"/>
        <w:ind w:left="1440"/>
        <w:rPr>
          <w:ins w:id="63" w:author="Microsoft Office User" w:date="2025-11-02T15:53:00Z"/>
          <w:rFonts w:ascii="Avenir Book" w:eastAsia="Avenir" w:hAnsi="Avenir Book" w:cs="Avenir"/>
          <w:sz w:val="20"/>
          <w:szCs w:val="20"/>
        </w:rPr>
        <w:pPrChange w:id="64" w:author="Microsoft Office User" w:date="2025-11-02T15:56:00Z">
          <w:pPr>
            <w:pStyle w:val="ListParagraph"/>
            <w:tabs>
              <w:tab w:val="left" w:pos="-3960"/>
            </w:tabs>
            <w:spacing w:after="0" w:line="240" w:lineRule="auto"/>
          </w:pPr>
        </w:pPrChange>
      </w:pPr>
      <w:ins w:id="65" w:author="Microsoft Office User" w:date="2025-11-02T15:46:00Z">
        <w:r>
          <w:rPr>
            <w:rFonts w:ascii="Avenir Book" w:eastAsia="Avenir" w:hAnsi="Avenir Book" w:cs="Avenir"/>
            <w:sz w:val="20"/>
            <w:szCs w:val="20"/>
          </w:rPr>
          <w:t xml:space="preserve">feel Very Prepared </w:t>
        </w:r>
      </w:ins>
    </w:p>
    <w:p w14:paraId="59D262B9" w14:textId="77777777" w:rsidR="00AB10B8" w:rsidRDefault="00311374" w:rsidP="00AB10B8">
      <w:pPr>
        <w:pStyle w:val="ListParagraph"/>
        <w:tabs>
          <w:tab w:val="left" w:pos="-3960"/>
        </w:tabs>
        <w:spacing w:after="0" w:line="240" w:lineRule="auto"/>
        <w:ind w:left="1440"/>
        <w:rPr>
          <w:ins w:id="66" w:author="Microsoft Office User" w:date="2025-11-02T15:53:00Z"/>
          <w:rFonts w:ascii="Avenir Book" w:eastAsia="Avenir" w:hAnsi="Avenir Book" w:cs="Avenir"/>
          <w:sz w:val="20"/>
          <w:szCs w:val="20"/>
        </w:rPr>
        <w:pPrChange w:id="67" w:author="Microsoft Office User" w:date="2025-11-02T15:56:00Z">
          <w:pPr>
            <w:pStyle w:val="ListParagraph"/>
            <w:tabs>
              <w:tab w:val="left" w:pos="-3960"/>
            </w:tabs>
            <w:spacing w:after="0" w:line="240" w:lineRule="auto"/>
          </w:pPr>
        </w:pPrChange>
      </w:pPr>
      <w:ins w:id="68" w:author="Microsoft Office User" w:date="2025-11-02T15:46:00Z">
        <w:r>
          <w:rPr>
            <w:rFonts w:ascii="Avenir Book" w:eastAsia="Avenir" w:hAnsi="Avenir Book" w:cs="Avenir"/>
            <w:sz w:val="20"/>
            <w:szCs w:val="20"/>
          </w:rPr>
          <w:t xml:space="preserve">Somewhat Prepared </w:t>
        </w:r>
      </w:ins>
    </w:p>
    <w:p w14:paraId="634B4F8A" w14:textId="77777777" w:rsidR="00AB10B8" w:rsidRDefault="00311374" w:rsidP="00AB10B8">
      <w:pPr>
        <w:pStyle w:val="ListParagraph"/>
        <w:tabs>
          <w:tab w:val="left" w:pos="-3960"/>
        </w:tabs>
        <w:spacing w:after="0" w:line="240" w:lineRule="auto"/>
        <w:ind w:left="1440"/>
        <w:rPr>
          <w:ins w:id="69" w:author="Microsoft Office User" w:date="2025-11-02T15:54:00Z"/>
          <w:rFonts w:ascii="Avenir Book" w:eastAsia="Avenir" w:hAnsi="Avenir Book" w:cs="Avenir"/>
          <w:sz w:val="20"/>
          <w:szCs w:val="20"/>
        </w:rPr>
        <w:pPrChange w:id="70" w:author="Microsoft Office User" w:date="2025-11-02T15:56:00Z">
          <w:pPr>
            <w:pStyle w:val="ListParagraph"/>
            <w:tabs>
              <w:tab w:val="left" w:pos="-3960"/>
            </w:tabs>
            <w:spacing w:after="0" w:line="240" w:lineRule="auto"/>
          </w:pPr>
        </w:pPrChange>
      </w:pPr>
      <w:ins w:id="71" w:author="Microsoft Office User" w:date="2025-11-02T15:46:00Z">
        <w:r>
          <w:rPr>
            <w:rFonts w:ascii="Avenir Book" w:eastAsia="Avenir" w:hAnsi="Avenir Book" w:cs="Avenir"/>
            <w:sz w:val="20"/>
            <w:szCs w:val="20"/>
          </w:rPr>
          <w:t xml:space="preserve">Not at all Prepared </w:t>
        </w:r>
      </w:ins>
    </w:p>
    <w:p w14:paraId="75537617" w14:textId="3796E49B" w:rsidR="00311374" w:rsidRPr="00311374" w:rsidRDefault="00311374" w:rsidP="00AB10B8">
      <w:pPr>
        <w:pStyle w:val="ListParagraph"/>
        <w:tabs>
          <w:tab w:val="left" w:pos="-3960"/>
        </w:tabs>
        <w:spacing w:after="0" w:line="240" w:lineRule="auto"/>
        <w:ind w:left="1440"/>
        <w:rPr>
          <w:ins w:id="72" w:author="Microsoft Office User" w:date="2025-11-02T15:45:00Z"/>
          <w:rFonts w:ascii="Avenir Book" w:eastAsia="Avenir" w:hAnsi="Avenir Book" w:cs="Avenir"/>
          <w:sz w:val="20"/>
          <w:szCs w:val="20"/>
        </w:rPr>
        <w:pPrChange w:id="73" w:author="Microsoft Office User" w:date="2025-11-02T15:56:00Z">
          <w:pPr>
            <w:pStyle w:val="ListParagraph"/>
            <w:numPr>
              <w:numId w:val="1"/>
            </w:numPr>
            <w:tabs>
              <w:tab w:val="left" w:pos="-3960"/>
            </w:tabs>
            <w:spacing w:after="0" w:line="240" w:lineRule="auto"/>
          </w:pPr>
        </w:pPrChange>
      </w:pPr>
      <w:ins w:id="74" w:author="Microsoft Office User" w:date="2025-11-02T15:46:00Z">
        <w:r>
          <w:rPr>
            <w:rFonts w:ascii="Avenir Book" w:eastAsia="Avenir" w:hAnsi="Avenir Book" w:cs="Avenir"/>
            <w:sz w:val="20"/>
            <w:szCs w:val="20"/>
          </w:rPr>
          <w:t>Not Very Prepared</w:t>
        </w:r>
      </w:ins>
    </w:p>
    <w:p w14:paraId="6AE400EE" w14:textId="73656F0C" w:rsidR="00311374" w:rsidRPr="00311374" w:rsidDel="00AB10B8" w:rsidRDefault="00311374" w:rsidP="00311374">
      <w:pPr>
        <w:pStyle w:val="NormalWeb"/>
        <w:tabs>
          <w:tab w:val="left" w:pos="-3960"/>
        </w:tabs>
        <w:spacing w:after="0" w:line="240" w:lineRule="auto"/>
        <w:ind w:left="720" w:right="3150"/>
        <w:contextualSpacing/>
        <w:jc w:val="left"/>
        <w:rPr>
          <w:del w:id="75" w:author="Microsoft Office User" w:date="2025-11-02T15:56:00Z"/>
          <w:rFonts w:ascii="Avenir Book" w:hAnsi="Avenir Book" w:cs="Tahoma"/>
          <w:b/>
          <w:bCs/>
          <w:color w:val="000000" w:themeColor="text1"/>
          <w:sz w:val="20"/>
          <w:szCs w:val="20"/>
          <w:rPrChange w:id="76" w:author="Microsoft Office User" w:date="2025-11-02T15:43:00Z">
            <w:rPr>
              <w:del w:id="77" w:author="Microsoft Office User" w:date="2025-11-02T15:56:00Z"/>
              <w:rFonts w:ascii="Avenir Book" w:hAnsi="Avenir Book"/>
              <w:sz w:val="20"/>
              <w:szCs w:val="20"/>
            </w:rPr>
          </w:rPrChange>
        </w:rPr>
        <w:pPrChange w:id="78" w:author="Microsoft Office User" w:date="2025-11-02T15:45:00Z">
          <w:pPr>
            <w:spacing w:after="0" w:line="240" w:lineRule="auto"/>
            <w:contextualSpacing/>
          </w:pPr>
        </w:pPrChange>
      </w:pPr>
    </w:p>
    <w:p w14:paraId="7A2C756E" w14:textId="6C96E1E8" w:rsidR="00CD64EF" w:rsidDel="00AB10B8" w:rsidRDefault="00AB10B8" w:rsidP="00333BCC">
      <w:pPr>
        <w:spacing w:after="0" w:line="240" w:lineRule="auto"/>
        <w:contextualSpacing/>
        <w:rPr>
          <w:del w:id="79" w:author="Microsoft Office User" w:date="2025-11-02T15:56:00Z"/>
          <w:rFonts w:ascii="Avenir Book" w:hAnsi="Avenir Book"/>
          <w:sz w:val="20"/>
          <w:szCs w:val="20"/>
        </w:rPr>
      </w:pPr>
      <w:ins w:id="80" w:author="Microsoft Office User" w:date="2025-11-02T15:56:00Z">
        <w:r w:rsidDel="00AB10B8">
          <w:rPr>
            <w:rFonts w:ascii="Avenir Book" w:hAnsi="Avenir Book"/>
            <w:sz w:val="20"/>
            <w:szCs w:val="20"/>
          </w:rPr>
          <w:t xml:space="preserve"> </w:t>
        </w:r>
      </w:ins>
      <w:del w:id="81" w:author="Microsoft Office User" w:date="2025-11-02T15:56:00Z">
        <w:r w:rsidR="00333BCC" w:rsidDel="00AB10B8">
          <w:rPr>
            <w:rFonts w:ascii="Avenir Book" w:hAnsi="Avenir Book"/>
            <w:sz w:val="20"/>
            <w:szCs w:val="20"/>
          </w:rPr>
          <w:delText>[ROTATE Q1</w:delText>
        </w:r>
        <w:r w:rsidR="00E048FD" w:rsidDel="00AB10B8">
          <w:rPr>
            <w:rFonts w:ascii="Avenir Book" w:hAnsi="Avenir Book"/>
            <w:sz w:val="20"/>
            <w:szCs w:val="20"/>
          </w:rPr>
          <w:delText>6</w:delText>
        </w:r>
        <w:r w:rsidR="00333BCC" w:rsidDel="00AB10B8">
          <w:rPr>
            <w:rFonts w:ascii="Avenir Book" w:hAnsi="Avenir Book"/>
            <w:sz w:val="20"/>
            <w:szCs w:val="20"/>
          </w:rPr>
          <w:delText>-1</w:delText>
        </w:r>
        <w:r w:rsidR="00E048FD" w:rsidDel="00AB10B8">
          <w:rPr>
            <w:rFonts w:ascii="Avenir Book" w:hAnsi="Avenir Book"/>
            <w:sz w:val="20"/>
            <w:szCs w:val="20"/>
          </w:rPr>
          <w:delText>9</w:delText>
        </w:r>
        <w:r w:rsidR="00333BCC" w:rsidDel="00AB10B8">
          <w:rPr>
            <w:rFonts w:ascii="Avenir Book" w:hAnsi="Avenir Book"/>
            <w:sz w:val="20"/>
            <w:szCs w:val="20"/>
          </w:rPr>
          <w:delText>]</w:delText>
        </w:r>
      </w:del>
    </w:p>
    <w:tbl>
      <w:tblPr>
        <w:tblStyle w:val="TableGrid"/>
        <w:tblW w:w="3780" w:type="dxa"/>
        <w:tblInd w:w="6205" w:type="dxa"/>
        <w:tblLook w:val="04A0" w:firstRow="1" w:lastRow="0" w:firstColumn="1" w:lastColumn="0" w:noHBand="0" w:noVBand="1"/>
      </w:tblPr>
      <w:tblGrid>
        <w:gridCol w:w="900"/>
        <w:gridCol w:w="990"/>
        <w:gridCol w:w="990"/>
        <w:gridCol w:w="900"/>
      </w:tblGrid>
      <w:tr w:rsidR="00891FEA" w:rsidRPr="00891FEA" w:rsidDel="00AB10B8" w14:paraId="3A830F0E" w14:textId="3A1856E0" w:rsidTr="00891FEA">
        <w:trPr>
          <w:del w:id="82" w:author="Microsoft Office User" w:date="2025-11-02T15:56:00Z"/>
        </w:trPr>
        <w:tc>
          <w:tcPr>
            <w:tcW w:w="1890" w:type="dxa"/>
            <w:gridSpan w:val="2"/>
            <w:vAlign w:val="center"/>
          </w:tcPr>
          <w:p w14:paraId="16A1F260" w14:textId="07B563CC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83" w:author="Microsoft Office User" w:date="2025-11-02T15:56:00Z"/>
                <w:rFonts w:ascii="Avenir Book" w:hAnsi="Avenir Book" w:cs="Tahoma"/>
                <w:b/>
                <w:bCs/>
                <w:color w:val="000000" w:themeColor="text1"/>
                <w:sz w:val="16"/>
                <w:szCs w:val="16"/>
              </w:rPr>
            </w:pPr>
            <w:del w:id="84" w:author="Microsoft Office User" w:date="2025-11-02T15:56:00Z">
              <w:r w:rsidRPr="00891FEA" w:rsidDel="00AB10B8">
                <w:rPr>
                  <w:rFonts w:ascii="Avenir Book" w:hAnsi="Avenir Book" w:cs="Tahoma"/>
                  <w:b/>
                  <w:bCs/>
                  <w:color w:val="000000" w:themeColor="text1"/>
                  <w:sz w:val="16"/>
                  <w:szCs w:val="16"/>
                </w:rPr>
                <w:delText>Prepared NET)</w:delText>
              </w:r>
            </w:del>
          </w:p>
        </w:tc>
        <w:tc>
          <w:tcPr>
            <w:tcW w:w="1890" w:type="dxa"/>
            <w:gridSpan w:val="2"/>
            <w:vAlign w:val="center"/>
          </w:tcPr>
          <w:p w14:paraId="5DDC18A0" w14:textId="38875017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85" w:author="Microsoft Office User" w:date="2025-11-02T15:56:00Z"/>
                <w:rFonts w:ascii="Avenir Book" w:hAnsi="Avenir Book" w:cs="Tahoma"/>
                <w:b/>
                <w:bCs/>
                <w:color w:val="000000" w:themeColor="text1"/>
                <w:sz w:val="16"/>
                <w:szCs w:val="16"/>
              </w:rPr>
            </w:pPr>
            <w:del w:id="86" w:author="Microsoft Office User" w:date="2025-11-02T15:56:00Z">
              <w:r w:rsidRPr="00891FEA" w:rsidDel="00AB10B8">
                <w:rPr>
                  <w:rFonts w:ascii="Avenir Book" w:hAnsi="Avenir Book" w:cs="Tahoma"/>
                  <w:b/>
                  <w:bCs/>
                  <w:color w:val="000000" w:themeColor="text1"/>
                  <w:sz w:val="16"/>
                  <w:szCs w:val="16"/>
                </w:rPr>
                <w:delText>Not Prepared (NET)</w:delText>
              </w:r>
            </w:del>
          </w:p>
        </w:tc>
      </w:tr>
      <w:tr w:rsidR="00891FEA" w:rsidRPr="00891FEA" w:rsidDel="00AB10B8" w14:paraId="564CBAA7" w14:textId="4E715356" w:rsidTr="00891FEA">
        <w:trPr>
          <w:trHeight w:val="267"/>
          <w:del w:id="87" w:author="Microsoft Office User" w:date="2025-11-02T15:56:00Z"/>
        </w:trPr>
        <w:tc>
          <w:tcPr>
            <w:tcW w:w="900" w:type="dxa"/>
            <w:vAlign w:val="center"/>
          </w:tcPr>
          <w:p w14:paraId="50E561BA" w14:textId="1CCC7BE6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88" w:author="Microsoft Office User" w:date="2025-11-02T15:56:00Z"/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del w:id="89" w:author="Microsoft Office User" w:date="2025-11-02T15:56:00Z">
              <w:r w:rsidRPr="00891FEA" w:rsidDel="00AB10B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Very</w:delText>
              </w:r>
            </w:del>
          </w:p>
        </w:tc>
        <w:tc>
          <w:tcPr>
            <w:tcW w:w="990" w:type="dxa"/>
            <w:vAlign w:val="center"/>
          </w:tcPr>
          <w:p w14:paraId="0AE30E04" w14:textId="53F3F652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90" w:author="Microsoft Office User" w:date="2025-11-02T15:56:00Z"/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del w:id="91" w:author="Microsoft Office User" w:date="2025-11-02T15:56:00Z">
              <w:r w:rsidRPr="00891FEA" w:rsidDel="00AB10B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Somewhat</w:delText>
              </w:r>
            </w:del>
          </w:p>
        </w:tc>
        <w:tc>
          <w:tcPr>
            <w:tcW w:w="990" w:type="dxa"/>
            <w:vAlign w:val="center"/>
          </w:tcPr>
          <w:p w14:paraId="439D6314" w14:textId="3E555E2A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92" w:author="Microsoft Office User" w:date="2025-11-02T15:56:00Z"/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del w:id="93" w:author="Microsoft Office User" w:date="2025-11-02T15:56:00Z">
              <w:r w:rsidRPr="00891FEA" w:rsidDel="00AB10B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Not at all</w:delText>
              </w:r>
            </w:del>
          </w:p>
        </w:tc>
        <w:tc>
          <w:tcPr>
            <w:tcW w:w="900" w:type="dxa"/>
            <w:vAlign w:val="center"/>
          </w:tcPr>
          <w:p w14:paraId="07EED5E1" w14:textId="5EC53439" w:rsidR="00891FEA" w:rsidRPr="00891FEA" w:rsidDel="00AB10B8" w:rsidRDefault="00891FEA" w:rsidP="005E67CA">
            <w:pPr>
              <w:pStyle w:val="NormalWeb"/>
              <w:tabs>
                <w:tab w:val="left" w:pos="-3960"/>
              </w:tabs>
              <w:spacing w:after="0" w:line="240" w:lineRule="auto"/>
              <w:contextualSpacing/>
              <w:jc w:val="center"/>
              <w:rPr>
                <w:del w:id="94" w:author="Microsoft Office User" w:date="2025-11-02T15:56:00Z"/>
                <w:rFonts w:ascii="Avenir Book" w:hAnsi="Avenir Book" w:cs="Tahoma"/>
                <w:color w:val="000000" w:themeColor="text1"/>
                <w:sz w:val="16"/>
                <w:szCs w:val="16"/>
              </w:rPr>
            </w:pPr>
            <w:del w:id="95" w:author="Microsoft Office User" w:date="2025-11-02T15:56:00Z">
              <w:r w:rsidRPr="00891FEA" w:rsidDel="00AB10B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Not very</w:delText>
              </w:r>
            </w:del>
          </w:p>
        </w:tc>
      </w:tr>
    </w:tbl>
    <w:p w14:paraId="46B6CDCC" w14:textId="546EAF38" w:rsidR="00AB10B8" w:rsidRDefault="00AB10B8" w:rsidP="00AB10B8">
      <w:pPr>
        <w:pStyle w:val="ListParagraph"/>
        <w:tabs>
          <w:tab w:val="left" w:pos="-3960"/>
        </w:tabs>
        <w:spacing w:after="0" w:line="240" w:lineRule="auto"/>
        <w:rPr>
          <w:ins w:id="96" w:author="Microsoft Office User" w:date="2025-11-02T15:56:00Z"/>
          <w:rFonts w:ascii="Avenir Book" w:eastAsia="Avenir" w:hAnsi="Avenir Book" w:cs="Avenir"/>
          <w:sz w:val="20"/>
          <w:szCs w:val="20"/>
        </w:rPr>
      </w:pPr>
      <w:ins w:id="97" w:author="Microsoft Office User" w:date="2025-11-02T15:56:00Z">
        <w:r>
          <w:rPr>
            <w:rFonts w:ascii="Avenir Book" w:hAnsi="Avenir Book"/>
            <w:sz w:val="20"/>
            <w:szCs w:val="20"/>
          </w:rPr>
          <w:t>[</w:t>
        </w:r>
        <w:r>
          <w:rPr>
            <w:rFonts w:ascii="Avenir Book" w:hAnsi="Avenir Book"/>
            <w:sz w:val="20"/>
            <w:szCs w:val="20"/>
          </w:rPr>
          <w:t>Question</w:t>
        </w:r>
        <w:r>
          <w:rPr>
            <w:rFonts w:ascii="Avenir Book" w:hAnsi="Avenir Book"/>
            <w:sz w:val="20"/>
            <w:szCs w:val="20"/>
          </w:rPr>
          <w:t xml:space="preserve"> Options]:</w:t>
        </w:r>
      </w:ins>
    </w:p>
    <w:p w14:paraId="2E988270" w14:textId="1562239C" w:rsidR="00CD64EF" w:rsidRPr="007A61A3" w:rsidDel="00AB10B8" w:rsidRDefault="00CD64EF" w:rsidP="00CD64EF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del w:id="98" w:author="Microsoft Office User" w:date="2025-11-02T15:56:00Z"/>
          <w:rFonts w:ascii="Avenir Book" w:hAnsi="Avenir Book" w:cs="Tahoma"/>
          <w:color w:val="000000" w:themeColor="text1"/>
          <w:sz w:val="20"/>
          <w:szCs w:val="20"/>
        </w:rPr>
      </w:pPr>
    </w:p>
    <w:p w14:paraId="0B26635A" w14:textId="77777777" w:rsidR="00CD64EF" w:rsidRPr="00CD64EF" w:rsidRDefault="00CD64EF" w:rsidP="00AB10B8">
      <w:pPr>
        <w:pStyle w:val="NormalWeb"/>
        <w:spacing w:after="0" w:line="240" w:lineRule="auto"/>
        <w:ind w:left="1440"/>
        <w:contextualSpacing/>
        <w:jc w:val="left"/>
        <w:rPr>
          <w:rFonts w:ascii="Avenir Book" w:hAnsi="Avenir Book"/>
          <w:b/>
          <w:bCs/>
          <w:sz w:val="20"/>
          <w:szCs w:val="20"/>
        </w:rPr>
        <w:pPrChange w:id="99" w:author="Microsoft Office User" w:date="2025-11-02T15:56:00Z">
          <w:pPr>
            <w:pStyle w:val="NormalWeb"/>
            <w:numPr>
              <w:numId w:val="1"/>
            </w:numPr>
            <w:spacing w:after="0" w:line="240" w:lineRule="auto"/>
            <w:ind w:left="720" w:hanging="720"/>
            <w:contextualSpacing/>
            <w:jc w:val="left"/>
          </w:pPr>
        </w:pPrChange>
      </w:pPr>
      <w:r w:rsidRPr="00CD64EF">
        <w:rPr>
          <w:rFonts w:ascii="Avenir Book" w:hAnsi="Avenir Book"/>
          <w:b/>
          <w:bCs/>
          <w:sz w:val="20"/>
          <w:szCs w:val="20"/>
        </w:rPr>
        <w:t>Wildfire</w:t>
      </w:r>
    </w:p>
    <w:p w14:paraId="28DCC564" w14:textId="471A60D6" w:rsidR="00CD64EF" w:rsidRPr="00CD64EF" w:rsidDel="00311374" w:rsidRDefault="00CD64EF" w:rsidP="00AB10B8">
      <w:pPr>
        <w:pStyle w:val="NormalWeb"/>
        <w:spacing w:after="0" w:line="240" w:lineRule="auto"/>
        <w:ind w:left="2160"/>
        <w:contextualSpacing/>
        <w:jc w:val="left"/>
        <w:rPr>
          <w:del w:id="100" w:author="Microsoft Office User" w:date="2025-11-02T15:47:00Z"/>
          <w:rFonts w:ascii="Avenir Book" w:hAnsi="Avenir Book"/>
          <w:b/>
          <w:bCs/>
          <w:sz w:val="20"/>
          <w:szCs w:val="20"/>
        </w:rPr>
        <w:pPrChange w:id="101" w:author="Microsoft Office User" w:date="2025-11-02T15:56:00Z">
          <w:pPr>
            <w:pStyle w:val="NormalWeb"/>
            <w:spacing w:after="0" w:line="240" w:lineRule="auto"/>
            <w:ind w:left="720"/>
            <w:contextualSpacing/>
            <w:jc w:val="left"/>
          </w:pPr>
        </w:pPrChange>
      </w:pPr>
    </w:p>
    <w:p w14:paraId="5819FD89" w14:textId="77777777" w:rsidR="00CD64EF" w:rsidRPr="00CD64EF" w:rsidRDefault="00CD64EF" w:rsidP="00AB10B8">
      <w:pPr>
        <w:pStyle w:val="NormalWeb"/>
        <w:spacing w:after="0" w:line="240" w:lineRule="auto"/>
        <w:ind w:left="1440"/>
        <w:contextualSpacing/>
        <w:jc w:val="left"/>
        <w:rPr>
          <w:rFonts w:ascii="Avenir Book" w:hAnsi="Avenir Book"/>
          <w:b/>
          <w:bCs/>
          <w:sz w:val="20"/>
          <w:szCs w:val="20"/>
        </w:rPr>
        <w:pPrChange w:id="102" w:author="Microsoft Office User" w:date="2025-11-02T15:56:00Z">
          <w:pPr>
            <w:pStyle w:val="NormalWeb"/>
            <w:numPr>
              <w:numId w:val="1"/>
            </w:numPr>
            <w:spacing w:after="0" w:line="240" w:lineRule="auto"/>
            <w:ind w:left="720" w:hanging="720"/>
            <w:contextualSpacing/>
            <w:jc w:val="left"/>
          </w:pPr>
        </w:pPrChange>
      </w:pPr>
      <w:r w:rsidRPr="00CD64EF">
        <w:rPr>
          <w:rFonts w:ascii="Avenir Book" w:hAnsi="Avenir Book"/>
          <w:b/>
          <w:bCs/>
          <w:sz w:val="20"/>
          <w:szCs w:val="20"/>
        </w:rPr>
        <w:t>Flooding</w:t>
      </w:r>
    </w:p>
    <w:p w14:paraId="2120CC4C" w14:textId="5A01C6EF" w:rsidR="00CD64EF" w:rsidRPr="00CD64EF" w:rsidDel="00311374" w:rsidRDefault="00CD64EF" w:rsidP="00AB10B8">
      <w:pPr>
        <w:pStyle w:val="NormalWeb"/>
        <w:spacing w:after="0" w:line="240" w:lineRule="auto"/>
        <w:ind w:left="2160"/>
        <w:contextualSpacing/>
        <w:jc w:val="left"/>
        <w:rPr>
          <w:del w:id="103" w:author="Microsoft Office User" w:date="2025-11-02T15:47:00Z"/>
          <w:rFonts w:ascii="Avenir Book" w:hAnsi="Avenir Book"/>
          <w:b/>
          <w:bCs/>
          <w:sz w:val="20"/>
          <w:szCs w:val="20"/>
        </w:rPr>
        <w:pPrChange w:id="104" w:author="Microsoft Office User" w:date="2025-11-02T15:56:00Z">
          <w:pPr>
            <w:pStyle w:val="NormalWeb"/>
            <w:spacing w:after="0" w:line="240" w:lineRule="auto"/>
            <w:ind w:left="720"/>
            <w:contextualSpacing/>
            <w:jc w:val="left"/>
          </w:pPr>
        </w:pPrChange>
      </w:pPr>
    </w:p>
    <w:p w14:paraId="3E0F4C5D" w14:textId="77777777" w:rsidR="00CD64EF" w:rsidRPr="00CD64EF" w:rsidRDefault="00CD64EF" w:rsidP="00AB10B8">
      <w:pPr>
        <w:pStyle w:val="NormalWeb"/>
        <w:spacing w:after="0" w:line="240" w:lineRule="auto"/>
        <w:ind w:left="1440"/>
        <w:contextualSpacing/>
        <w:jc w:val="left"/>
        <w:rPr>
          <w:rFonts w:ascii="Avenir Book" w:hAnsi="Avenir Book"/>
          <w:b/>
          <w:bCs/>
          <w:sz w:val="20"/>
          <w:szCs w:val="20"/>
        </w:rPr>
        <w:pPrChange w:id="105" w:author="Microsoft Office User" w:date="2025-11-02T15:56:00Z">
          <w:pPr>
            <w:pStyle w:val="NormalWeb"/>
            <w:numPr>
              <w:numId w:val="1"/>
            </w:numPr>
            <w:spacing w:after="0" w:line="240" w:lineRule="auto"/>
            <w:ind w:left="720" w:hanging="720"/>
            <w:contextualSpacing/>
            <w:jc w:val="left"/>
          </w:pPr>
        </w:pPrChange>
      </w:pPr>
      <w:r w:rsidRPr="00CD64EF">
        <w:rPr>
          <w:rFonts w:ascii="Avenir Book" w:hAnsi="Avenir Book"/>
          <w:b/>
          <w:bCs/>
          <w:sz w:val="20"/>
          <w:szCs w:val="20"/>
        </w:rPr>
        <w:t>A major earthquake</w:t>
      </w:r>
    </w:p>
    <w:p w14:paraId="3FE34E4D" w14:textId="1139ACD2" w:rsidR="00CD64EF" w:rsidRPr="00CD64EF" w:rsidDel="00311374" w:rsidRDefault="00CD64EF" w:rsidP="00AB10B8">
      <w:pPr>
        <w:pStyle w:val="NormalWeb"/>
        <w:spacing w:after="0" w:line="240" w:lineRule="auto"/>
        <w:ind w:left="1440"/>
        <w:contextualSpacing/>
        <w:jc w:val="left"/>
        <w:rPr>
          <w:del w:id="106" w:author="Microsoft Office User" w:date="2025-11-02T15:47:00Z"/>
          <w:rFonts w:ascii="Avenir Book" w:hAnsi="Avenir Book"/>
          <w:b/>
          <w:bCs/>
          <w:sz w:val="20"/>
          <w:szCs w:val="20"/>
        </w:rPr>
        <w:pPrChange w:id="107" w:author="Microsoft Office User" w:date="2025-11-02T15:56:00Z">
          <w:pPr>
            <w:pStyle w:val="NormalWeb"/>
            <w:spacing w:after="0" w:line="240" w:lineRule="auto"/>
            <w:contextualSpacing/>
            <w:jc w:val="left"/>
          </w:pPr>
        </w:pPrChange>
      </w:pPr>
    </w:p>
    <w:p w14:paraId="26F697B4" w14:textId="0D7E36F7" w:rsidR="00CD64EF" w:rsidRPr="00CD64EF" w:rsidRDefault="00CD64EF" w:rsidP="00AB10B8">
      <w:pPr>
        <w:pStyle w:val="NormalWeb"/>
        <w:spacing w:after="0" w:line="240" w:lineRule="auto"/>
        <w:ind w:left="1440"/>
        <w:contextualSpacing/>
        <w:jc w:val="left"/>
        <w:rPr>
          <w:rFonts w:ascii="Avenir Book" w:hAnsi="Avenir Book"/>
          <w:b/>
          <w:bCs/>
          <w:sz w:val="20"/>
          <w:szCs w:val="20"/>
        </w:rPr>
        <w:pPrChange w:id="108" w:author="Microsoft Office User" w:date="2025-11-02T15:56:00Z">
          <w:pPr>
            <w:pStyle w:val="NormalWeb"/>
            <w:numPr>
              <w:numId w:val="1"/>
            </w:numPr>
            <w:spacing w:after="0" w:line="240" w:lineRule="auto"/>
            <w:ind w:left="720" w:hanging="720"/>
            <w:contextualSpacing/>
            <w:jc w:val="left"/>
          </w:pPr>
        </w:pPrChange>
      </w:pPr>
      <w:r w:rsidRPr="00CD64EF">
        <w:rPr>
          <w:rFonts w:ascii="Avenir Book" w:hAnsi="Avenir Book"/>
          <w:b/>
          <w:bCs/>
          <w:sz w:val="20"/>
          <w:szCs w:val="20"/>
        </w:rPr>
        <w:t>A new pandemic</w:t>
      </w:r>
    </w:p>
    <w:p w14:paraId="7881198B" w14:textId="4A82FA14" w:rsidR="00C6588A" w:rsidRDefault="00C6588A">
      <w:pPr>
        <w:rPr>
          <w:rFonts w:ascii="Avenir Book" w:hAnsi="Avenir Book" w:cs="Tahoma"/>
          <w:color w:val="000000" w:themeColor="text1"/>
          <w:sz w:val="20"/>
          <w:szCs w:val="20"/>
        </w:rPr>
      </w:pPr>
      <w:r>
        <w:rPr>
          <w:rFonts w:ascii="Avenir Book" w:hAnsi="Avenir Book" w:cs="Tahoma"/>
          <w:color w:val="000000" w:themeColor="text1"/>
          <w:sz w:val="20"/>
          <w:szCs w:val="20"/>
        </w:rPr>
        <w:br w:type="page"/>
      </w:r>
    </w:p>
    <w:p w14:paraId="1DC09CF2" w14:textId="77777777" w:rsidR="00CD64EF" w:rsidRDefault="00CD64EF" w:rsidP="00BE68EA">
      <w:pPr>
        <w:spacing w:after="0" w:line="240" w:lineRule="auto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314BC38E" w14:textId="22D0536F" w:rsidR="00E048FD" w:rsidRPr="008575B1" w:rsidRDefault="00E048FD" w:rsidP="00BE68EA">
      <w:pPr>
        <w:spacing w:after="0" w:line="240" w:lineRule="auto"/>
        <w:contextualSpacing/>
        <w:rPr>
          <w:rFonts w:ascii="Avenir Book" w:hAnsi="Avenir Book" w:cs="Tahoma"/>
          <w:color w:val="000000" w:themeColor="text1"/>
          <w:sz w:val="20"/>
          <w:szCs w:val="20"/>
        </w:rPr>
      </w:pPr>
      <w:r w:rsidRPr="008575B1">
        <w:rPr>
          <w:rFonts w:ascii="Avenir Book" w:hAnsi="Avenir Book" w:cs="Tahoma"/>
          <w:color w:val="000000" w:themeColor="text1"/>
          <w:sz w:val="20"/>
          <w:szCs w:val="20"/>
        </w:rPr>
        <w:t>[SET 2]</w:t>
      </w:r>
    </w:p>
    <w:p w14:paraId="6CD86D8E" w14:textId="331BCD3A" w:rsidR="00455D75" w:rsidRPr="008575B1" w:rsidRDefault="00AB10B8" w:rsidP="00BE68EA">
      <w:pPr>
        <w:spacing w:after="0" w:line="240" w:lineRule="auto"/>
        <w:contextualSpacing/>
        <w:rPr>
          <w:rFonts w:ascii="Avenir Book" w:hAnsi="Avenir Book"/>
          <w:b/>
          <w:bCs/>
          <w:sz w:val="20"/>
          <w:szCs w:val="20"/>
        </w:rPr>
      </w:pPr>
      <w:ins w:id="109" w:author="Microsoft Office User" w:date="2025-11-02T15:59:00Z">
        <w:r>
          <w:rPr>
            <w:rFonts w:ascii="Avenir Book" w:hAnsi="Avenir Book"/>
            <w:sz w:val="20"/>
            <w:szCs w:val="20"/>
          </w:rPr>
          <w:t>[Question Category]:</w:t>
        </w:r>
        <w:r>
          <w:rPr>
            <w:rFonts w:ascii="Avenir Book" w:hAnsi="Avenir Book"/>
            <w:sz w:val="20"/>
            <w:szCs w:val="20"/>
          </w:rPr>
          <w:t xml:space="preserve"> </w:t>
        </w:r>
      </w:ins>
      <w:r w:rsidR="00455D75" w:rsidRPr="008575B1">
        <w:rPr>
          <w:rFonts w:ascii="Avenir Book" w:hAnsi="Avenir Book"/>
          <w:b/>
          <w:bCs/>
          <w:sz w:val="20"/>
          <w:szCs w:val="20"/>
        </w:rPr>
        <w:t xml:space="preserve">Satisfaction </w:t>
      </w:r>
      <w:r w:rsidR="00C3403D" w:rsidRPr="008575B1">
        <w:rPr>
          <w:rFonts w:ascii="Avenir Book" w:hAnsi="Avenir Book"/>
          <w:b/>
          <w:bCs/>
          <w:sz w:val="20"/>
          <w:szCs w:val="20"/>
        </w:rPr>
        <w:t>and Importance of</w:t>
      </w:r>
      <w:r w:rsidR="00455D75" w:rsidRPr="008575B1">
        <w:rPr>
          <w:rFonts w:ascii="Avenir Book" w:hAnsi="Avenir Book"/>
          <w:b/>
          <w:bCs/>
          <w:sz w:val="20"/>
          <w:szCs w:val="20"/>
        </w:rPr>
        <w:t xml:space="preserve"> County services</w:t>
      </w:r>
    </w:p>
    <w:p w14:paraId="3AD1DFAD" w14:textId="2F4BCF4C" w:rsidR="00AB10B8" w:rsidRDefault="00AB10B8" w:rsidP="00AB10B8">
      <w:pPr>
        <w:spacing w:after="0" w:line="240" w:lineRule="auto"/>
        <w:rPr>
          <w:ins w:id="110" w:author="Microsoft Office User" w:date="2025-11-02T15:59:00Z"/>
          <w:rFonts w:ascii="Avenir Book" w:eastAsia="Avenir" w:hAnsi="Avenir Book" w:cs="Avenir"/>
          <w:sz w:val="20"/>
          <w:szCs w:val="20"/>
        </w:rPr>
        <w:pPrChange w:id="111" w:author="Microsoft Office User" w:date="2025-11-02T15:59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ins w:id="112" w:author="Microsoft Office User" w:date="2025-11-02T15:59:00Z">
        <w:r w:rsidRPr="00AB10B8">
          <w:rPr>
            <w:rFonts w:ascii="Avenir Book" w:eastAsia="Times New Roman" w:hAnsi="Avenir Book"/>
            <w:sz w:val="20"/>
            <w:szCs w:val="20"/>
          </w:rPr>
          <w:t>[Question Category Comments]:</w:t>
        </w:r>
      </w:ins>
    </w:p>
    <w:p w14:paraId="5C53534A" w14:textId="77777777" w:rsidR="00D45D78" w:rsidRDefault="00B70B60" w:rsidP="00BE68EA">
      <w:pPr>
        <w:tabs>
          <w:tab w:val="left" w:pos="-3960"/>
        </w:tabs>
        <w:spacing w:after="0" w:line="240" w:lineRule="auto"/>
        <w:contextualSpacing/>
        <w:rPr>
          <w:ins w:id="113" w:author="Microsoft Office User" w:date="2025-11-02T16:02:00Z"/>
          <w:rFonts w:ascii="Avenir Book" w:eastAsia="Avenir" w:hAnsi="Avenir Book" w:cs="Avenir"/>
          <w:sz w:val="20"/>
          <w:szCs w:val="20"/>
        </w:rPr>
      </w:pPr>
      <w:r w:rsidRPr="008575B1">
        <w:rPr>
          <w:rFonts w:ascii="Avenir Book" w:eastAsia="Avenir" w:hAnsi="Avenir Book" w:cs="Avenir"/>
          <w:sz w:val="20"/>
          <w:szCs w:val="20"/>
        </w:rPr>
        <w:t xml:space="preserve">Now </w:t>
      </w:r>
      <w:r w:rsidR="00891FEA" w:rsidRPr="008575B1">
        <w:rPr>
          <w:rFonts w:ascii="Avenir Book" w:eastAsia="Avenir" w:hAnsi="Avenir Book" w:cs="Avenir"/>
          <w:sz w:val="20"/>
          <w:szCs w:val="20"/>
        </w:rPr>
        <w:t>you are going</w:t>
      </w:r>
      <w:r w:rsidRPr="008575B1">
        <w:rPr>
          <w:rFonts w:ascii="Avenir Book" w:eastAsia="Avenir" w:hAnsi="Avenir Book" w:cs="Avenir"/>
          <w:sz w:val="20"/>
          <w:szCs w:val="20"/>
        </w:rPr>
        <w:t xml:space="preserve"> to read a list of several services </w:t>
      </w:r>
      <w:r w:rsidR="00C3403D" w:rsidRPr="008575B1">
        <w:rPr>
          <w:rFonts w:ascii="Avenir Book" w:eastAsia="Avenir" w:hAnsi="Avenir Book" w:cs="Avenir"/>
          <w:sz w:val="20"/>
          <w:szCs w:val="20"/>
        </w:rPr>
        <w:t xml:space="preserve">provided by the County of </w:t>
      </w:r>
      <w:r w:rsidR="00010739">
        <w:rPr>
          <w:rFonts w:ascii="Avenir Book" w:eastAsia="Avenir" w:hAnsi="Avenir Book" w:cs="Avenir"/>
          <w:sz w:val="20"/>
          <w:szCs w:val="20"/>
        </w:rPr>
        <w:t>Orange</w:t>
      </w:r>
      <w:r w:rsidRPr="008575B1">
        <w:rPr>
          <w:rFonts w:ascii="Avenir Book" w:eastAsia="Avenir" w:hAnsi="Avenir Book" w:cs="Avenir"/>
          <w:sz w:val="20"/>
          <w:szCs w:val="20"/>
        </w:rPr>
        <w:t xml:space="preserve">. </w:t>
      </w:r>
      <w:r w:rsidR="00C3403D" w:rsidRPr="008575B1">
        <w:rPr>
          <w:rFonts w:ascii="Avenir Book" w:eastAsia="Avenir" w:hAnsi="Avenir Book" w:cs="Avenir"/>
          <w:sz w:val="20"/>
          <w:szCs w:val="20"/>
        </w:rPr>
        <w:t xml:space="preserve">For each service, please indicate whether </w:t>
      </w:r>
      <w:r w:rsidRPr="008575B1">
        <w:rPr>
          <w:rFonts w:ascii="Avenir Book" w:eastAsia="Avenir" w:hAnsi="Avenir Book" w:cs="Avenir"/>
          <w:sz w:val="20"/>
          <w:szCs w:val="20"/>
        </w:rPr>
        <w:t xml:space="preserve">you are </w:t>
      </w:r>
    </w:p>
    <w:p w14:paraId="7366B540" w14:textId="209BF88E" w:rsidR="00D45D78" w:rsidRDefault="00D45D78" w:rsidP="00BE68EA">
      <w:pPr>
        <w:tabs>
          <w:tab w:val="left" w:pos="-3960"/>
        </w:tabs>
        <w:spacing w:after="0" w:line="240" w:lineRule="auto"/>
        <w:contextualSpacing/>
        <w:rPr>
          <w:ins w:id="114" w:author="Microsoft Office User" w:date="2025-11-02T16:02:00Z"/>
          <w:rFonts w:ascii="Avenir Book" w:eastAsia="Avenir" w:hAnsi="Avenir Book" w:cs="Avenir"/>
          <w:sz w:val="20"/>
          <w:szCs w:val="20"/>
        </w:rPr>
      </w:pPr>
      <w:ins w:id="115" w:author="Microsoft Office User" w:date="2025-11-02T16:02:00Z">
        <w:r>
          <w:rPr>
            <w:rFonts w:ascii="Avenir Book" w:hAnsi="Avenir Book"/>
            <w:sz w:val="20"/>
            <w:szCs w:val="20"/>
          </w:rPr>
          <w:t>[Response Options]:</w:t>
        </w:r>
      </w:ins>
    </w:p>
    <w:p w14:paraId="166CEBFC" w14:textId="77777777" w:rsidR="00D45D78" w:rsidRDefault="00B70B60" w:rsidP="00D45D78">
      <w:pPr>
        <w:tabs>
          <w:tab w:val="left" w:pos="-3960"/>
        </w:tabs>
        <w:spacing w:after="0" w:line="240" w:lineRule="auto"/>
        <w:ind w:left="720"/>
        <w:contextualSpacing/>
        <w:rPr>
          <w:ins w:id="116" w:author="Microsoft Office User" w:date="2025-11-02T16:02:00Z"/>
          <w:rFonts w:ascii="Avenir Book" w:eastAsia="Avenir" w:hAnsi="Avenir Book" w:cs="Avenir"/>
          <w:sz w:val="20"/>
          <w:szCs w:val="20"/>
        </w:rPr>
        <w:pPrChange w:id="117" w:author="Microsoft Office User" w:date="2025-11-02T16:03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8575B1">
        <w:rPr>
          <w:rFonts w:ascii="Avenir Book" w:eastAsia="Avenir" w:hAnsi="Avenir Book" w:cs="Avenir"/>
          <w:sz w:val="20"/>
          <w:szCs w:val="20"/>
        </w:rPr>
        <w:t>very satisfied</w:t>
      </w:r>
      <w:del w:id="118" w:author="Microsoft Office User" w:date="2025-11-02T16:02:00Z"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>,</w:delText>
        </w:r>
      </w:del>
      <w:r w:rsidRPr="008575B1">
        <w:rPr>
          <w:rFonts w:ascii="Avenir Book" w:eastAsia="Avenir" w:hAnsi="Avenir Book" w:cs="Avenir"/>
          <w:sz w:val="20"/>
          <w:szCs w:val="20"/>
        </w:rPr>
        <w:t xml:space="preserve"> </w:t>
      </w:r>
    </w:p>
    <w:p w14:paraId="21EF5E1F" w14:textId="77777777" w:rsidR="00D45D78" w:rsidRDefault="00B70B60" w:rsidP="00D45D78">
      <w:pPr>
        <w:tabs>
          <w:tab w:val="left" w:pos="-3960"/>
        </w:tabs>
        <w:spacing w:after="0" w:line="240" w:lineRule="auto"/>
        <w:ind w:left="720"/>
        <w:contextualSpacing/>
        <w:rPr>
          <w:ins w:id="119" w:author="Microsoft Office User" w:date="2025-11-02T16:02:00Z"/>
          <w:rFonts w:ascii="Avenir Book" w:eastAsia="Avenir" w:hAnsi="Avenir Book" w:cs="Avenir"/>
          <w:sz w:val="20"/>
          <w:szCs w:val="20"/>
        </w:rPr>
        <w:pPrChange w:id="120" w:author="Microsoft Office User" w:date="2025-11-02T16:03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8575B1">
        <w:rPr>
          <w:rFonts w:ascii="Avenir Book" w:eastAsia="Avenir" w:hAnsi="Avenir Book" w:cs="Avenir"/>
          <w:sz w:val="20"/>
          <w:szCs w:val="20"/>
        </w:rPr>
        <w:t>somewhat satisfied</w:t>
      </w:r>
      <w:del w:id="121" w:author="Microsoft Office User" w:date="2025-11-02T16:02:00Z"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>,</w:delText>
        </w:r>
      </w:del>
      <w:r w:rsidRPr="008575B1">
        <w:rPr>
          <w:rFonts w:ascii="Avenir Book" w:eastAsia="Avenir" w:hAnsi="Avenir Book" w:cs="Avenir"/>
          <w:sz w:val="20"/>
          <w:szCs w:val="20"/>
        </w:rPr>
        <w:t xml:space="preserve"> </w:t>
      </w:r>
    </w:p>
    <w:p w14:paraId="76AABD9E" w14:textId="77777777" w:rsidR="00D45D78" w:rsidRDefault="00B70B60" w:rsidP="00D45D78">
      <w:pPr>
        <w:tabs>
          <w:tab w:val="left" w:pos="-3960"/>
        </w:tabs>
        <w:spacing w:after="0" w:line="240" w:lineRule="auto"/>
        <w:ind w:left="720"/>
        <w:contextualSpacing/>
        <w:rPr>
          <w:ins w:id="122" w:author="Microsoft Office User" w:date="2025-11-02T16:02:00Z"/>
          <w:rFonts w:ascii="Avenir Book" w:eastAsia="Avenir" w:hAnsi="Avenir Book" w:cs="Avenir"/>
          <w:sz w:val="20"/>
          <w:szCs w:val="20"/>
        </w:rPr>
        <w:pPrChange w:id="123" w:author="Microsoft Office User" w:date="2025-11-02T16:03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8575B1">
        <w:rPr>
          <w:rFonts w:ascii="Avenir Book" w:eastAsia="Avenir" w:hAnsi="Avenir Book" w:cs="Avenir"/>
          <w:sz w:val="20"/>
          <w:szCs w:val="20"/>
        </w:rPr>
        <w:t>not very satisfied</w:t>
      </w:r>
      <w:del w:id="124" w:author="Microsoft Office User" w:date="2025-11-02T16:02:00Z"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 xml:space="preserve"> or</w:delText>
        </w:r>
      </w:del>
      <w:r w:rsidRPr="008575B1">
        <w:rPr>
          <w:rFonts w:ascii="Avenir Book" w:eastAsia="Avenir" w:hAnsi="Avenir Book" w:cs="Avenir"/>
          <w:sz w:val="20"/>
          <w:szCs w:val="20"/>
        </w:rPr>
        <w:t xml:space="preserve"> </w:t>
      </w:r>
    </w:p>
    <w:p w14:paraId="1839B5B4" w14:textId="2CACA7B6" w:rsidR="00B70B60" w:rsidRPr="008575B1" w:rsidRDefault="00B70B60" w:rsidP="00D45D78">
      <w:pPr>
        <w:tabs>
          <w:tab w:val="left" w:pos="-3960"/>
        </w:tabs>
        <w:spacing w:after="0" w:line="240" w:lineRule="auto"/>
        <w:ind w:left="720"/>
        <w:contextualSpacing/>
        <w:rPr>
          <w:rFonts w:ascii="Avenir Book" w:eastAsia="Avenir" w:hAnsi="Avenir Book" w:cs="Avenir"/>
          <w:sz w:val="20"/>
          <w:szCs w:val="20"/>
        </w:rPr>
        <w:pPrChange w:id="125" w:author="Microsoft Office User" w:date="2025-11-02T16:03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r w:rsidRPr="008575B1">
        <w:rPr>
          <w:rFonts w:ascii="Avenir Book" w:eastAsia="Avenir" w:hAnsi="Avenir Book" w:cs="Avenir"/>
          <w:sz w:val="20"/>
          <w:szCs w:val="20"/>
        </w:rPr>
        <w:t>not at all satisfied</w:t>
      </w:r>
      <w:r w:rsidR="00C3403D" w:rsidRPr="008575B1">
        <w:rPr>
          <w:rFonts w:ascii="Avenir Book" w:eastAsia="Avenir" w:hAnsi="Avenir Book" w:cs="Avenir"/>
          <w:sz w:val="20"/>
          <w:szCs w:val="20"/>
        </w:rPr>
        <w:t>.</w:t>
      </w:r>
    </w:p>
    <w:p w14:paraId="78FC713C" w14:textId="51DFC9DA" w:rsidR="00B70B60" w:rsidRPr="007A61A3" w:rsidDel="00D45D78" w:rsidRDefault="00B70B60" w:rsidP="00D45D78">
      <w:pPr>
        <w:tabs>
          <w:tab w:val="left" w:pos="-3960"/>
        </w:tabs>
        <w:spacing w:after="0" w:line="240" w:lineRule="auto"/>
        <w:ind w:left="720"/>
        <w:contextualSpacing/>
        <w:rPr>
          <w:del w:id="126" w:author="Microsoft Office User" w:date="2025-11-02T16:02:00Z"/>
          <w:rFonts w:ascii="Avenir Book" w:eastAsia="Avenir" w:hAnsi="Avenir Book" w:cs="Avenir"/>
          <w:sz w:val="20"/>
          <w:szCs w:val="20"/>
        </w:rPr>
        <w:pPrChange w:id="127" w:author="Microsoft Office User" w:date="2025-11-02T16:03:00Z">
          <w:pPr>
            <w:tabs>
              <w:tab w:val="left" w:pos="-3960"/>
            </w:tabs>
            <w:spacing w:after="0" w:line="240" w:lineRule="auto"/>
            <w:contextualSpacing/>
          </w:pPr>
        </w:pPrChange>
      </w:pPr>
      <w:del w:id="128" w:author="Microsoft Office User" w:date="2025-11-02T16:02:00Z"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>[ROTATE Q</w:delText>
        </w:r>
        <w:r w:rsidR="00C3403D" w:rsidRPr="008575B1" w:rsidDel="00D45D78">
          <w:rPr>
            <w:rFonts w:ascii="Avenir Book" w:eastAsia="Avenir" w:hAnsi="Avenir Book" w:cs="Avenir"/>
            <w:sz w:val="20"/>
            <w:szCs w:val="20"/>
          </w:rPr>
          <w:delText>20</w:delText>
        </w:r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>-</w:delText>
        </w:r>
        <w:r w:rsidR="000A6C3A" w:rsidRPr="008575B1" w:rsidDel="00D45D78">
          <w:rPr>
            <w:rFonts w:ascii="Avenir Book" w:eastAsia="Avenir" w:hAnsi="Avenir Book" w:cs="Avenir"/>
            <w:sz w:val="20"/>
            <w:szCs w:val="20"/>
          </w:rPr>
          <w:delText>3</w:delText>
        </w:r>
        <w:r w:rsidR="001C0AEC" w:rsidDel="00D45D78">
          <w:rPr>
            <w:rFonts w:ascii="Avenir Book" w:eastAsia="Avenir" w:hAnsi="Avenir Book" w:cs="Avenir"/>
            <w:sz w:val="20"/>
            <w:szCs w:val="20"/>
          </w:rPr>
          <w:delText>4</w:delText>
        </w:r>
        <w:r w:rsidRPr="008575B1" w:rsidDel="00D45D78">
          <w:rPr>
            <w:rFonts w:ascii="Avenir Book" w:eastAsia="Avenir" w:hAnsi="Avenir Book" w:cs="Avenir"/>
            <w:sz w:val="20"/>
            <w:szCs w:val="20"/>
          </w:rPr>
          <w:delText>]</w:delText>
        </w:r>
        <w:r w:rsidRPr="007A61A3" w:rsidDel="00D45D78">
          <w:rPr>
            <w:rFonts w:ascii="Avenir Book" w:eastAsia="Avenir" w:hAnsi="Avenir Book" w:cs="Avenir"/>
            <w:sz w:val="20"/>
            <w:szCs w:val="20"/>
          </w:rPr>
          <w:tab/>
        </w:r>
      </w:del>
    </w:p>
    <w:p w14:paraId="07910981" w14:textId="114F993F" w:rsidR="00B70B60" w:rsidRPr="007A61A3" w:rsidDel="00D45D78" w:rsidRDefault="00B70B60" w:rsidP="00D45D78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del w:id="129" w:author="Microsoft Office User" w:date="2025-11-02T16:02:00Z"/>
          <w:rFonts w:ascii="Avenir Book" w:hAnsi="Avenir Book" w:cs="Tahoma"/>
          <w:color w:val="000000" w:themeColor="text1"/>
          <w:sz w:val="20"/>
          <w:szCs w:val="20"/>
        </w:rPr>
        <w:pPrChange w:id="130" w:author="Microsoft Office User" w:date="2025-11-02T16:03:00Z">
          <w:pPr>
            <w:pStyle w:val="NormalWeb"/>
            <w:tabs>
              <w:tab w:val="left" w:pos="-3960"/>
            </w:tabs>
            <w:spacing w:after="0" w:line="240" w:lineRule="auto"/>
            <w:ind w:left="720" w:right="6300"/>
            <w:contextualSpacing/>
            <w:jc w:val="left"/>
          </w:pPr>
        </w:pPrChange>
      </w:pPr>
    </w:p>
    <w:tbl>
      <w:tblPr>
        <w:tblStyle w:val="TableGrid"/>
        <w:tblW w:w="3487" w:type="dxa"/>
        <w:tblInd w:w="7235" w:type="dxa"/>
        <w:tblLook w:val="04A0" w:firstRow="1" w:lastRow="0" w:firstColumn="1" w:lastColumn="0" w:noHBand="0" w:noVBand="1"/>
        <w:tblPrChange w:id="131" w:author="Microsoft Office User" w:date="2025-11-02T16:03:00Z">
          <w:tblPr>
            <w:tblStyle w:val="TableGrid"/>
            <w:tblW w:w="3487" w:type="dxa"/>
            <w:tblInd w:w="6515" w:type="dxa"/>
            <w:tblLook w:val="04A0" w:firstRow="1" w:lastRow="0" w:firstColumn="1" w:lastColumn="0" w:noHBand="0" w:noVBand="1"/>
          </w:tblPr>
        </w:tblPrChange>
      </w:tblPr>
      <w:tblGrid>
        <w:gridCol w:w="571"/>
        <w:gridCol w:w="966"/>
        <w:gridCol w:w="960"/>
        <w:gridCol w:w="990"/>
        <w:tblGridChange w:id="132">
          <w:tblGrid>
            <w:gridCol w:w="571"/>
            <w:gridCol w:w="966"/>
            <w:gridCol w:w="960"/>
            <w:gridCol w:w="990"/>
          </w:tblGrid>
        </w:tblGridChange>
      </w:tblGrid>
      <w:tr w:rsidR="00891FEA" w:rsidRPr="00C17C08" w:rsidDel="00D45D78" w14:paraId="3B5DA11E" w14:textId="51926958" w:rsidTr="00D45D78">
        <w:trPr>
          <w:del w:id="133" w:author="Microsoft Office User" w:date="2025-11-02T16:02:00Z"/>
        </w:trPr>
        <w:tc>
          <w:tcPr>
            <w:tcW w:w="1537" w:type="dxa"/>
            <w:gridSpan w:val="2"/>
            <w:vAlign w:val="center"/>
            <w:tcPrChange w:id="134" w:author="Microsoft Office User" w:date="2025-11-02T16:03:00Z">
              <w:tcPr>
                <w:tcW w:w="1537" w:type="dxa"/>
                <w:gridSpan w:val="2"/>
                <w:vAlign w:val="center"/>
              </w:tcPr>
            </w:tcPrChange>
          </w:tcPr>
          <w:p w14:paraId="62265355" w14:textId="41BD8ABF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35" w:author="Microsoft Office User" w:date="2025-11-02T16:02:00Z"/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  <w:pPrChange w:id="136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37" w:author="Microsoft Office User" w:date="2025-11-02T16:02:00Z">
              <w:r w:rsidRPr="00C17C08" w:rsidDel="00D45D78">
                <w:rPr>
                  <w:rFonts w:ascii="Avenir Book" w:hAnsi="Avenir Book" w:cs="Tahoma"/>
                  <w:b/>
                  <w:color w:val="000000" w:themeColor="text1"/>
                  <w:sz w:val="16"/>
                  <w:szCs w:val="16"/>
                </w:rPr>
                <w:delText>Satisfied (NET)</w:delText>
              </w:r>
            </w:del>
          </w:p>
        </w:tc>
        <w:tc>
          <w:tcPr>
            <w:tcW w:w="1950" w:type="dxa"/>
            <w:gridSpan w:val="2"/>
            <w:vAlign w:val="center"/>
            <w:tcPrChange w:id="138" w:author="Microsoft Office User" w:date="2025-11-02T16:03:00Z">
              <w:tcPr>
                <w:tcW w:w="1950" w:type="dxa"/>
                <w:gridSpan w:val="2"/>
                <w:vAlign w:val="center"/>
              </w:tcPr>
            </w:tcPrChange>
          </w:tcPr>
          <w:p w14:paraId="7357C9EE" w14:textId="21F866F4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39" w:author="Microsoft Office User" w:date="2025-11-02T16:02:00Z"/>
                <w:rFonts w:ascii="Avenir Book" w:hAnsi="Avenir Book" w:cs="Tahoma"/>
                <w:b/>
                <w:color w:val="000000" w:themeColor="text1"/>
                <w:sz w:val="16"/>
                <w:szCs w:val="16"/>
              </w:rPr>
              <w:pPrChange w:id="140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41" w:author="Microsoft Office User" w:date="2025-11-02T16:02:00Z">
              <w:r w:rsidRPr="00C17C08" w:rsidDel="00D45D78">
                <w:rPr>
                  <w:rFonts w:ascii="Avenir Book" w:hAnsi="Avenir Book" w:cs="Tahoma"/>
                  <w:b/>
                  <w:color w:val="000000" w:themeColor="text1"/>
                  <w:sz w:val="16"/>
                  <w:szCs w:val="16"/>
                </w:rPr>
                <w:delText>Not Satisfied (NET)</w:delText>
              </w:r>
            </w:del>
          </w:p>
        </w:tc>
      </w:tr>
      <w:tr w:rsidR="00891FEA" w:rsidRPr="00C17C08" w:rsidDel="00D45D78" w14:paraId="3004551B" w14:textId="165A9902" w:rsidTr="00D45D78">
        <w:trPr>
          <w:trHeight w:val="267"/>
          <w:del w:id="142" w:author="Microsoft Office User" w:date="2025-11-02T16:02:00Z"/>
          <w:trPrChange w:id="143" w:author="Microsoft Office User" w:date="2025-11-02T16:03:00Z">
            <w:trPr>
              <w:trHeight w:val="267"/>
            </w:trPr>
          </w:trPrChange>
        </w:trPr>
        <w:tc>
          <w:tcPr>
            <w:tcW w:w="571" w:type="dxa"/>
            <w:vAlign w:val="center"/>
            <w:tcPrChange w:id="144" w:author="Microsoft Office User" w:date="2025-11-02T16:03:00Z">
              <w:tcPr>
                <w:tcW w:w="571" w:type="dxa"/>
                <w:vAlign w:val="center"/>
              </w:tcPr>
            </w:tcPrChange>
          </w:tcPr>
          <w:p w14:paraId="11FAC4F5" w14:textId="4BFD6689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45" w:author="Microsoft Office User" w:date="2025-11-02T16:02:00Z"/>
                <w:rFonts w:ascii="Avenir Book" w:hAnsi="Avenir Book" w:cs="Tahoma"/>
                <w:color w:val="000000" w:themeColor="text1"/>
                <w:sz w:val="16"/>
                <w:szCs w:val="16"/>
              </w:rPr>
              <w:pPrChange w:id="146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47" w:author="Microsoft Office User" w:date="2025-11-02T16:02:00Z">
              <w:r w:rsidRPr="00C17C08" w:rsidDel="00D45D7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Very</w:delText>
              </w:r>
            </w:del>
          </w:p>
        </w:tc>
        <w:tc>
          <w:tcPr>
            <w:tcW w:w="966" w:type="dxa"/>
            <w:vAlign w:val="center"/>
            <w:tcPrChange w:id="148" w:author="Microsoft Office User" w:date="2025-11-02T16:03:00Z">
              <w:tcPr>
                <w:tcW w:w="966" w:type="dxa"/>
                <w:vAlign w:val="center"/>
              </w:tcPr>
            </w:tcPrChange>
          </w:tcPr>
          <w:p w14:paraId="5C62A24D" w14:textId="415B1773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49" w:author="Microsoft Office User" w:date="2025-11-02T16:02:00Z"/>
                <w:rFonts w:ascii="Avenir Book" w:hAnsi="Avenir Book" w:cs="Tahoma"/>
                <w:color w:val="000000" w:themeColor="text1"/>
                <w:sz w:val="16"/>
                <w:szCs w:val="16"/>
              </w:rPr>
              <w:pPrChange w:id="150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51" w:author="Microsoft Office User" w:date="2025-11-02T16:02:00Z">
              <w:r w:rsidRPr="00C17C08" w:rsidDel="00D45D7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Somewhat</w:delText>
              </w:r>
            </w:del>
          </w:p>
        </w:tc>
        <w:tc>
          <w:tcPr>
            <w:tcW w:w="960" w:type="dxa"/>
            <w:vAlign w:val="center"/>
            <w:tcPrChange w:id="152" w:author="Microsoft Office User" w:date="2025-11-02T16:03:00Z">
              <w:tcPr>
                <w:tcW w:w="960" w:type="dxa"/>
                <w:vAlign w:val="center"/>
              </w:tcPr>
            </w:tcPrChange>
          </w:tcPr>
          <w:p w14:paraId="4EF93FC2" w14:textId="25D86D43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53" w:author="Microsoft Office User" w:date="2025-11-02T16:02:00Z"/>
                <w:rFonts w:ascii="Avenir Book" w:hAnsi="Avenir Book" w:cs="Tahoma"/>
                <w:color w:val="000000" w:themeColor="text1"/>
                <w:sz w:val="16"/>
                <w:szCs w:val="16"/>
              </w:rPr>
              <w:pPrChange w:id="154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55" w:author="Microsoft Office User" w:date="2025-11-02T16:02:00Z">
              <w:r w:rsidRPr="00C17C08" w:rsidDel="00D45D7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Not at all</w:delText>
              </w:r>
            </w:del>
          </w:p>
        </w:tc>
        <w:tc>
          <w:tcPr>
            <w:tcW w:w="990" w:type="dxa"/>
            <w:vAlign w:val="center"/>
            <w:tcPrChange w:id="156" w:author="Microsoft Office User" w:date="2025-11-02T16:03:00Z">
              <w:tcPr>
                <w:tcW w:w="990" w:type="dxa"/>
                <w:vAlign w:val="center"/>
              </w:tcPr>
            </w:tcPrChange>
          </w:tcPr>
          <w:p w14:paraId="4B0FE2DF" w14:textId="27AC4187" w:rsidR="00891FEA" w:rsidRPr="00C17C08" w:rsidDel="00D45D78" w:rsidRDefault="00891FEA" w:rsidP="00D45D78">
            <w:pPr>
              <w:pStyle w:val="NormalWeb"/>
              <w:tabs>
                <w:tab w:val="left" w:pos="-3960"/>
              </w:tabs>
              <w:spacing w:after="0" w:line="240" w:lineRule="auto"/>
              <w:ind w:left="720"/>
              <w:contextualSpacing/>
              <w:jc w:val="center"/>
              <w:rPr>
                <w:del w:id="157" w:author="Microsoft Office User" w:date="2025-11-02T16:02:00Z"/>
                <w:rFonts w:ascii="Avenir Book" w:hAnsi="Avenir Book" w:cs="Tahoma"/>
                <w:color w:val="000000" w:themeColor="text1"/>
                <w:sz w:val="16"/>
                <w:szCs w:val="16"/>
              </w:rPr>
              <w:pPrChange w:id="158" w:author="Microsoft Office User" w:date="2025-11-02T16:03:00Z">
                <w:pPr>
                  <w:pStyle w:val="NormalWeb"/>
                  <w:tabs>
                    <w:tab w:val="left" w:pos="-3960"/>
                  </w:tabs>
                  <w:spacing w:after="0" w:line="240" w:lineRule="auto"/>
                  <w:contextualSpacing/>
                  <w:jc w:val="center"/>
                </w:pPr>
              </w:pPrChange>
            </w:pPr>
            <w:del w:id="159" w:author="Microsoft Office User" w:date="2025-11-02T16:02:00Z">
              <w:r w:rsidRPr="00C17C08" w:rsidDel="00D45D78">
                <w:rPr>
                  <w:rFonts w:ascii="Avenir Book" w:hAnsi="Avenir Book" w:cs="Tahoma"/>
                  <w:color w:val="000000" w:themeColor="text1"/>
                  <w:sz w:val="16"/>
                  <w:szCs w:val="16"/>
                </w:rPr>
                <w:delText>Not Very</w:delText>
              </w:r>
            </w:del>
          </w:p>
        </w:tc>
      </w:tr>
    </w:tbl>
    <w:p w14:paraId="3141BA23" w14:textId="203D4617" w:rsidR="00B70B60" w:rsidRDefault="00B70B60" w:rsidP="00D45D78">
      <w:pPr>
        <w:pStyle w:val="NormalWeb"/>
        <w:tabs>
          <w:tab w:val="left" w:pos="-3960"/>
        </w:tabs>
        <w:spacing w:after="0" w:line="240" w:lineRule="auto"/>
        <w:ind w:left="720" w:right="6300"/>
        <w:contextualSpacing/>
        <w:jc w:val="left"/>
        <w:rPr>
          <w:ins w:id="160" w:author="Microsoft Office User" w:date="2025-11-02T16:01:00Z"/>
          <w:rFonts w:ascii="Avenir Book" w:hAnsi="Avenir Book" w:cs="Tahoma"/>
          <w:color w:val="000000" w:themeColor="text1"/>
          <w:sz w:val="20"/>
          <w:szCs w:val="20"/>
        </w:rPr>
        <w:pPrChange w:id="161" w:author="Microsoft Office User" w:date="2025-11-02T16:03:00Z">
          <w:pPr>
            <w:pStyle w:val="NormalWeb"/>
            <w:tabs>
              <w:tab w:val="left" w:pos="-3960"/>
            </w:tabs>
            <w:spacing w:after="0" w:line="240" w:lineRule="auto"/>
            <w:ind w:right="6300"/>
            <w:contextualSpacing/>
            <w:jc w:val="left"/>
          </w:pPr>
        </w:pPrChange>
      </w:pPr>
    </w:p>
    <w:p w14:paraId="69B694F4" w14:textId="16A4CA5E" w:rsidR="00D45D78" w:rsidRPr="00C17C08" w:rsidRDefault="00D45D78" w:rsidP="00BE68EA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  <w:ins w:id="162" w:author="Microsoft Office User" w:date="2025-11-02T16:01:00Z">
        <w:r>
          <w:rPr>
            <w:rFonts w:ascii="Avenir Book" w:hAnsi="Avenir Book" w:cs="Calibri"/>
            <w:sz w:val="20"/>
            <w:szCs w:val="20"/>
          </w:rPr>
          <w:t>[Questions List]:</w:t>
        </w:r>
      </w:ins>
    </w:p>
    <w:p w14:paraId="7C89B82E" w14:textId="1417EC5A" w:rsidR="00D25579" w:rsidRPr="00C17C08" w:rsidDel="00D45D78" w:rsidRDefault="00D25579" w:rsidP="00BE68EA">
      <w:pPr>
        <w:pStyle w:val="NormalWeb"/>
        <w:tabs>
          <w:tab w:val="left" w:pos="-3960"/>
        </w:tabs>
        <w:spacing w:after="0" w:line="240" w:lineRule="auto"/>
        <w:ind w:right="6300"/>
        <w:contextualSpacing/>
        <w:jc w:val="left"/>
        <w:rPr>
          <w:del w:id="163" w:author="Microsoft Office User" w:date="2025-11-02T16:01:00Z"/>
          <w:rFonts w:ascii="Avenir Book" w:hAnsi="Avenir Book" w:cs="Tahoma"/>
          <w:color w:val="000000" w:themeColor="text1"/>
          <w:sz w:val="20"/>
          <w:szCs w:val="20"/>
        </w:rPr>
      </w:pPr>
    </w:p>
    <w:p w14:paraId="418E9593" w14:textId="411C4434" w:rsidR="00B70B60" w:rsidRPr="00C17C08" w:rsidRDefault="00C3403D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L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aw enforcement services</w:t>
      </w:r>
    </w:p>
    <w:p w14:paraId="64907DFB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6AFDFA87" w14:textId="126D581D" w:rsidR="005164E0" w:rsidRPr="00C17C08" w:rsidRDefault="00C3403D" w:rsidP="005164E0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Fi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re </w:t>
      </w:r>
      <w:r w:rsidR="00130441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prevention </w:t>
      </w:r>
      <w:r w:rsidR="00130441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and </w:t>
      </w:r>
      <w:r w:rsidR="005164E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protection services</w:t>
      </w:r>
    </w:p>
    <w:p w14:paraId="619BFDB7" w14:textId="77777777" w:rsidR="005164E0" w:rsidRPr="00C17C08" w:rsidRDefault="005164E0" w:rsidP="005164E0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1E15128E" w14:textId="2A5B5A99" w:rsidR="00B70B60" w:rsidRPr="00C17C08" w:rsidRDefault="005164E0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EMS and ambulance 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services</w:t>
      </w:r>
    </w:p>
    <w:p w14:paraId="62B34AB7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4B003960" w14:textId="5E32F967" w:rsidR="00B70B60" w:rsidRPr="00C17C08" w:rsidRDefault="00C3403D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T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he County’s emergency preparedness services</w:t>
      </w:r>
    </w:p>
    <w:p w14:paraId="4DDF950C" w14:textId="23D752A0" w:rsidR="00D25579" w:rsidRPr="00C17C08" w:rsidRDefault="00D25579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color w:val="000000" w:themeColor="text1"/>
          <w:sz w:val="20"/>
          <w:szCs w:val="20"/>
        </w:rPr>
      </w:pPr>
    </w:p>
    <w:p w14:paraId="5B02FCDC" w14:textId="543CFD37" w:rsidR="00B70B60" w:rsidRPr="00C17C08" w:rsidRDefault="00130441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Public</w:t>
      </w: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parks and open spaces</w:t>
      </w:r>
    </w:p>
    <w:p w14:paraId="12842610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0AE6D7BD" w14:textId="371E5626" w:rsidR="00B70B60" w:rsidRPr="00C17C08" w:rsidRDefault="00B70B60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libraries and library services</w:t>
      </w:r>
    </w:p>
    <w:p w14:paraId="763A3683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09F6D527" w14:textId="7E173D7B" w:rsidR="00B70B60" w:rsidRPr="00C17C08" w:rsidRDefault="00C3403D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ustomer service </w:t>
      </w: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provided by 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employees</w:t>
      </w:r>
    </w:p>
    <w:p w14:paraId="1F0EC17B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146EA43C" w14:textId="1EAE0537" w:rsidR="00B70B60" w:rsidRPr="00C17C08" w:rsidRDefault="00C3403D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Planning </w:t>
      </w:r>
      <w:r w:rsidR="00B70B60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for growth and development</w:t>
      </w:r>
    </w:p>
    <w:p w14:paraId="79E07244" w14:textId="77777777" w:rsidR="00B70B60" w:rsidRPr="00C17C08" w:rsidRDefault="00B70B60" w:rsidP="00891FEA">
      <w:pPr>
        <w:pStyle w:val="NormalWeb"/>
        <w:tabs>
          <w:tab w:val="left" w:pos="-3960"/>
        </w:tabs>
        <w:spacing w:after="0" w:line="240" w:lineRule="auto"/>
        <w:ind w:right="288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21A06051" w14:textId="150AC4B5" w:rsidR="00B70B60" w:rsidRPr="00C17C08" w:rsidRDefault="00B70B60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communication with the public</w:t>
      </w:r>
    </w:p>
    <w:p w14:paraId="16AED826" w14:textId="77777777" w:rsidR="00D25579" w:rsidRPr="00C17C08" w:rsidRDefault="00D25579" w:rsidP="00891FEA">
      <w:pPr>
        <w:spacing w:after="0" w:line="240" w:lineRule="auto"/>
        <w:ind w:right="2880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07552D7F" w14:textId="2381169B" w:rsidR="00A90BF2" w:rsidRPr="00C17C08" w:rsidRDefault="00A90BF2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County efforts to address homelessness</w:t>
      </w:r>
    </w:p>
    <w:p w14:paraId="66B31086" w14:textId="77777777" w:rsidR="00A90BF2" w:rsidRPr="00C17C08" w:rsidRDefault="00A90BF2" w:rsidP="00891FEA">
      <w:pPr>
        <w:spacing w:after="0" w:line="240" w:lineRule="auto"/>
        <w:ind w:right="2880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p w14:paraId="2A4CFDD8" w14:textId="5144AC2C" w:rsidR="00A90BF2" w:rsidRPr="00C17C08" w:rsidRDefault="00A90BF2" w:rsidP="00891FEA">
      <w:pPr>
        <w:pStyle w:val="NormalWeb"/>
        <w:numPr>
          <w:ilvl w:val="0"/>
          <w:numId w:val="1"/>
        </w:numPr>
        <w:tabs>
          <w:tab w:val="left" w:pos="-3960"/>
        </w:tabs>
        <w:spacing w:after="0" w:line="240" w:lineRule="auto"/>
        <w:ind w:right="2880" w:hanging="720"/>
        <w:contextualSpacing/>
        <w:jc w:val="left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  <w:r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>Maintenance of County roads</w:t>
      </w:r>
      <w:r w:rsidR="00EC518A" w:rsidRPr="00C17C08">
        <w:rPr>
          <w:rFonts w:ascii="Avenir Book" w:hAnsi="Avenir Book" w:cs="Tahoma"/>
          <w:b/>
          <w:bCs/>
          <w:color w:val="000000" w:themeColor="text1"/>
          <w:sz w:val="20"/>
          <w:szCs w:val="20"/>
        </w:rPr>
        <w:t xml:space="preserve"> and bridges</w:t>
      </w:r>
    </w:p>
    <w:p w14:paraId="2638FEB0" w14:textId="77777777" w:rsidR="00A90BF2" w:rsidRDefault="00A90BF2" w:rsidP="00891FEA">
      <w:pPr>
        <w:spacing w:after="0" w:line="240" w:lineRule="auto"/>
        <w:ind w:right="2880"/>
        <w:rPr>
          <w:rFonts w:ascii="Avenir Book" w:hAnsi="Avenir Book" w:cs="Tahoma"/>
          <w:b/>
          <w:bCs/>
          <w:color w:val="000000" w:themeColor="text1"/>
          <w:sz w:val="20"/>
          <w:szCs w:val="20"/>
        </w:rPr>
      </w:pPr>
    </w:p>
    <w:sectPr w:rsidR="00A90BF2" w:rsidSect="0056063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965" w:right="1440" w:bottom="720" w:left="1440" w:header="418" w:footer="0" w:gutter="0"/>
      <w:pgNumType w:start="1"/>
      <w:cols w:space="720"/>
      <w:docGrid w:linePitch="299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213515" w16cex:dateUtc="2025-04-23T21:50:00Z"/>
  <w16cex:commentExtensible w16cex:durableId="1B7C0714" w16cex:dateUtc="2025-04-23T21:52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94B66" w14:textId="77777777" w:rsidR="0045009C" w:rsidRDefault="0045009C">
      <w:pPr>
        <w:spacing w:after="0" w:line="240" w:lineRule="auto"/>
      </w:pPr>
      <w:r>
        <w:separator/>
      </w:r>
    </w:p>
  </w:endnote>
  <w:endnote w:type="continuationSeparator" w:id="0">
    <w:p w14:paraId="0F34872E" w14:textId="77777777" w:rsidR="0045009C" w:rsidRDefault="0045009C">
      <w:pPr>
        <w:spacing w:after="0" w:line="240" w:lineRule="auto"/>
      </w:pPr>
      <w:r>
        <w:continuationSeparator/>
      </w:r>
    </w:p>
  </w:endnote>
  <w:endnote w:type="continuationNotice" w:id="1">
    <w:p w14:paraId="4E658F2C" w14:textId="77777777" w:rsidR="0045009C" w:rsidRDefault="004500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BC1F9" w14:textId="77777777" w:rsidR="00A90BF2" w:rsidRDefault="00A90BF2" w:rsidP="00036130">
    <w:pPr>
      <w:spacing w:after="0" w:line="240" w:lineRule="auto"/>
      <w:jc w:val="center"/>
      <w:rPr>
        <w:rFonts w:ascii="Avenir" w:eastAsia="Avenir" w:hAnsi="Avenir" w:cs="Avenir"/>
        <w:b/>
        <w:color w:val="808080"/>
        <w:sz w:val="14"/>
        <w:szCs w:val="14"/>
      </w:rPr>
    </w:pPr>
  </w:p>
  <w:p w14:paraId="48F78239" w14:textId="130D2638" w:rsidR="00A90BF2" w:rsidRDefault="00891FEA" w:rsidP="00891FEA">
    <w:pPr>
      <w:tabs>
        <w:tab w:val="left" w:pos="6667"/>
      </w:tabs>
      <w:spacing w:after="0" w:line="240" w:lineRule="auto"/>
      <w:rPr>
        <w:rFonts w:ascii="Avenir" w:eastAsia="Avenir" w:hAnsi="Avenir" w:cs="Avenir"/>
        <w:b/>
        <w:color w:val="808080"/>
        <w:sz w:val="14"/>
        <w:szCs w:val="14"/>
      </w:rPr>
    </w:pPr>
    <w:r>
      <w:rPr>
        <w:rFonts w:ascii="Avenir" w:eastAsia="Avenir" w:hAnsi="Avenir" w:cs="Avenir"/>
        <w:b/>
        <w:color w:val="808080"/>
        <w:sz w:val="14"/>
        <w:szCs w:val="14"/>
      </w:rPr>
      <w:tab/>
    </w:r>
  </w:p>
  <w:p w14:paraId="720225A9" w14:textId="4F4B33C0" w:rsidR="00A90BF2" w:rsidRDefault="00A90BF2" w:rsidP="00036130">
    <w:pPr>
      <w:spacing w:after="0" w:line="240" w:lineRule="auto"/>
      <w:jc w:val="center"/>
    </w:pPr>
    <w:r>
      <w:rPr>
        <w:rFonts w:ascii="Avenir" w:eastAsia="Avenir" w:hAnsi="Avenir" w:cs="Avenir"/>
        <w:b/>
        <w:color w:val="808080"/>
        <w:sz w:val="14"/>
        <w:szCs w:val="14"/>
      </w:rPr>
      <w:t>J. Wallin Opinion Research</w:t>
    </w:r>
    <w:r>
      <w:rPr>
        <w:rFonts w:ascii="Avenir" w:eastAsia="Avenir" w:hAnsi="Avenir" w:cs="Avenir"/>
        <w:color w:val="808080"/>
        <w:sz w:val="14"/>
        <w:szCs w:val="14"/>
      </w:rPr>
      <w:br/>
    </w:r>
    <w:r w:rsidR="00891FEA">
      <w:rPr>
        <w:rFonts w:ascii="Avenir" w:eastAsia="Avenir" w:hAnsi="Avenir" w:cs="Avenir"/>
        <w:color w:val="808080"/>
        <w:sz w:val="14"/>
        <w:szCs w:val="14"/>
      </w:rPr>
      <w:t>Irvine</w:t>
    </w:r>
    <w:r>
      <w:rPr>
        <w:rFonts w:ascii="Avenir" w:eastAsia="Avenir" w:hAnsi="Avenir" w:cs="Avenir"/>
        <w:color w:val="808080"/>
        <w:sz w:val="14"/>
        <w:szCs w:val="14"/>
      </w:rPr>
      <w:t xml:space="preserve"> CA | Washington DC</w:t>
    </w:r>
    <w:r w:rsidR="00891FEA">
      <w:rPr>
        <w:rFonts w:ascii="Avenir" w:eastAsia="Avenir" w:hAnsi="Avenir" w:cs="Avenir"/>
        <w:color w:val="808080"/>
        <w:sz w:val="14"/>
        <w:szCs w:val="14"/>
      </w:rPr>
      <w:t xml:space="preserve"> | St Petersburg FL</w:t>
    </w:r>
    <w:r>
      <w:rPr>
        <w:rFonts w:ascii="Avenir" w:eastAsia="Avenir" w:hAnsi="Avenir" w:cs="Avenir"/>
        <w:color w:val="808080"/>
        <w:sz w:val="14"/>
        <w:szCs w:val="14"/>
      </w:rPr>
      <w:br/>
      <w:t>(714) 906-2061</w:t>
    </w:r>
    <w:r>
      <w:rPr>
        <w:rFonts w:ascii="Avenir" w:eastAsia="Avenir" w:hAnsi="Avenir" w:cs="Avenir"/>
        <w:color w:val="808080"/>
        <w:sz w:val="14"/>
        <w:szCs w:val="14"/>
      </w:rPr>
      <w:br/>
    </w:r>
    <w:r>
      <w:rPr>
        <w:rFonts w:ascii="Avenir" w:eastAsia="Avenir" w:hAnsi="Avenir" w:cs="Avenir"/>
        <w:b/>
        <w:color w:val="808080"/>
        <w:sz w:val="14"/>
        <w:szCs w:val="14"/>
      </w:rPr>
      <w:t>www.jwallin.com</w:t>
    </w:r>
  </w:p>
  <w:p w14:paraId="1A7A664C" w14:textId="77777777" w:rsidR="00A90BF2" w:rsidRDefault="00A90BF2" w:rsidP="002320A3">
    <w:pPr>
      <w:spacing w:line="216" w:lineRule="auto"/>
    </w:pPr>
  </w:p>
  <w:p w14:paraId="4A826D8E" w14:textId="77777777" w:rsidR="00A90BF2" w:rsidRPr="00891FEA" w:rsidRDefault="00A90BF2">
    <w:pPr>
      <w:tabs>
        <w:tab w:val="center" w:pos="4680"/>
        <w:tab w:val="right" w:pos="9360"/>
      </w:tabs>
      <w:spacing w:after="720" w:line="240" w:lineRule="auto"/>
      <w:jc w:val="right"/>
      <w:rPr>
        <w:rFonts w:ascii="Avenir Light" w:hAnsi="Avenir Light"/>
        <w:sz w:val="20"/>
        <w:szCs w:val="20"/>
      </w:rPr>
    </w:pPr>
    <w:r w:rsidRPr="00891FEA">
      <w:rPr>
        <w:rFonts w:ascii="Avenir Light" w:hAnsi="Avenir Light"/>
        <w:sz w:val="20"/>
        <w:szCs w:val="20"/>
      </w:rPr>
      <w:fldChar w:fldCharType="begin"/>
    </w:r>
    <w:r w:rsidRPr="00891FEA">
      <w:rPr>
        <w:rFonts w:ascii="Avenir Light" w:hAnsi="Avenir Light"/>
        <w:sz w:val="20"/>
        <w:szCs w:val="20"/>
      </w:rPr>
      <w:instrText>PAGE</w:instrText>
    </w:r>
    <w:r w:rsidRPr="00891FEA">
      <w:rPr>
        <w:rFonts w:ascii="Avenir Light" w:hAnsi="Avenir Light"/>
        <w:sz w:val="20"/>
        <w:szCs w:val="20"/>
      </w:rPr>
      <w:fldChar w:fldCharType="separate"/>
    </w:r>
    <w:r w:rsidRPr="00891FEA">
      <w:rPr>
        <w:rFonts w:ascii="Avenir Light" w:hAnsi="Avenir Light"/>
        <w:noProof/>
        <w:sz w:val="20"/>
        <w:szCs w:val="20"/>
      </w:rPr>
      <w:t>29</w:t>
    </w:r>
    <w:r w:rsidRPr="00891FEA">
      <w:rPr>
        <w:rFonts w:ascii="Avenir Light" w:hAnsi="Avenir Light"/>
        <w:sz w:val="20"/>
        <w:szCs w:val="20"/>
      </w:rPr>
      <w:fldChar w:fldCharType="end"/>
    </w:r>
  </w:p>
  <w:p w14:paraId="08B1CD29" w14:textId="77777777" w:rsidR="00A90BF2" w:rsidRDefault="00A90BF2">
    <w:pPr>
      <w:tabs>
        <w:tab w:val="center" w:pos="4680"/>
        <w:tab w:val="right" w:pos="9360"/>
      </w:tabs>
      <w:spacing w:after="7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A76ABA" w14:textId="77777777" w:rsidR="0045009C" w:rsidRDefault="0045009C">
      <w:pPr>
        <w:spacing w:after="0" w:line="240" w:lineRule="auto"/>
      </w:pPr>
      <w:r>
        <w:separator/>
      </w:r>
    </w:p>
  </w:footnote>
  <w:footnote w:type="continuationSeparator" w:id="0">
    <w:p w14:paraId="1B2700F7" w14:textId="77777777" w:rsidR="0045009C" w:rsidRDefault="0045009C">
      <w:pPr>
        <w:spacing w:after="0" w:line="240" w:lineRule="auto"/>
      </w:pPr>
      <w:r>
        <w:continuationSeparator/>
      </w:r>
    </w:p>
  </w:footnote>
  <w:footnote w:type="continuationNotice" w:id="1">
    <w:p w14:paraId="7C58B20D" w14:textId="77777777" w:rsidR="0045009C" w:rsidRDefault="004500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074A4" w14:textId="77777777" w:rsidR="00A90BF2" w:rsidRDefault="00A90B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848466" w14:textId="40338B16" w:rsidR="00A90BF2" w:rsidRDefault="00A90BF2" w:rsidP="003044B9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099AC" w14:textId="77777777" w:rsidR="00A90BF2" w:rsidRDefault="00A90B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26D95"/>
    <w:multiLevelType w:val="multilevel"/>
    <w:tmpl w:val="24567DD6"/>
    <w:lvl w:ilvl="0">
      <w:start w:val="1"/>
      <w:numFmt w:val="decimal"/>
      <w:lvlText w:val="%1."/>
      <w:lvlJc w:val="left"/>
      <w:pPr>
        <w:ind w:left="720" w:firstLine="0"/>
      </w:pPr>
      <w:rPr>
        <w:rFonts w:ascii="Avenir Book" w:hAnsi="Avenir Book" w:hint="default"/>
        <w:b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" w15:restartNumberingAfterBreak="0">
    <w:nsid w:val="2EEB1E82"/>
    <w:multiLevelType w:val="multilevel"/>
    <w:tmpl w:val="370898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93CF3"/>
    <w:multiLevelType w:val="multilevel"/>
    <w:tmpl w:val="9B00CA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00DE3"/>
    <w:multiLevelType w:val="hybridMultilevel"/>
    <w:tmpl w:val="58D8C506"/>
    <w:lvl w:ilvl="0" w:tplc="2F28938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9115B6"/>
    <w:multiLevelType w:val="multilevel"/>
    <w:tmpl w:val="91D061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06A0F"/>
    <w:multiLevelType w:val="multilevel"/>
    <w:tmpl w:val="FE8E4B3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B3EE3"/>
    <w:multiLevelType w:val="multilevel"/>
    <w:tmpl w:val="24567DD6"/>
    <w:lvl w:ilvl="0">
      <w:start w:val="1"/>
      <w:numFmt w:val="decimal"/>
      <w:lvlText w:val="%1."/>
      <w:lvlJc w:val="left"/>
      <w:pPr>
        <w:ind w:left="720" w:firstLine="0"/>
      </w:pPr>
      <w:rPr>
        <w:rFonts w:ascii="Avenir Book" w:hAnsi="Avenir Book" w:hint="default"/>
        <w:b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7" w15:restartNumberingAfterBreak="0">
    <w:nsid w:val="45EF1F03"/>
    <w:multiLevelType w:val="multilevel"/>
    <w:tmpl w:val="24567DD6"/>
    <w:lvl w:ilvl="0">
      <w:start w:val="1"/>
      <w:numFmt w:val="decimal"/>
      <w:lvlText w:val="%1."/>
      <w:lvlJc w:val="left"/>
      <w:pPr>
        <w:ind w:left="720" w:firstLine="0"/>
      </w:pPr>
      <w:rPr>
        <w:rFonts w:ascii="Avenir Book" w:hAnsi="Avenir Book" w:hint="default"/>
        <w:b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8" w15:restartNumberingAfterBreak="0">
    <w:nsid w:val="562634DA"/>
    <w:multiLevelType w:val="hybridMultilevel"/>
    <w:tmpl w:val="93D83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4535C"/>
    <w:multiLevelType w:val="hybridMultilevel"/>
    <w:tmpl w:val="913670E0"/>
    <w:lvl w:ilvl="0" w:tplc="2F28938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511A05"/>
    <w:multiLevelType w:val="multilevel"/>
    <w:tmpl w:val="24567DD6"/>
    <w:lvl w:ilvl="0">
      <w:start w:val="1"/>
      <w:numFmt w:val="decimal"/>
      <w:lvlText w:val="%1."/>
      <w:lvlJc w:val="left"/>
      <w:pPr>
        <w:ind w:left="720" w:firstLine="0"/>
      </w:pPr>
      <w:rPr>
        <w:rFonts w:ascii="Avenir Book" w:hAnsi="Avenir Book" w:hint="default"/>
        <w:b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1" w15:restartNumberingAfterBreak="0">
    <w:nsid w:val="65F07D33"/>
    <w:multiLevelType w:val="multilevel"/>
    <w:tmpl w:val="24567DD6"/>
    <w:lvl w:ilvl="0">
      <w:start w:val="1"/>
      <w:numFmt w:val="decimal"/>
      <w:lvlText w:val="%1."/>
      <w:lvlJc w:val="left"/>
      <w:pPr>
        <w:ind w:left="720" w:firstLine="0"/>
      </w:pPr>
      <w:rPr>
        <w:rFonts w:ascii="Avenir Book" w:hAnsi="Avenir Book" w:hint="default"/>
        <w:b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2" w15:restartNumberingAfterBreak="0">
    <w:nsid w:val="768949D9"/>
    <w:multiLevelType w:val="multilevel"/>
    <w:tmpl w:val="7DE2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804183"/>
    <w:multiLevelType w:val="multilevel"/>
    <w:tmpl w:val="806E8E1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0"/>
  </w:num>
  <w:num w:numId="5">
    <w:abstractNumId w:val="6"/>
  </w:num>
  <w:num w:numId="6">
    <w:abstractNumId w:val="8"/>
  </w:num>
  <w:num w:numId="7">
    <w:abstractNumId w:val="9"/>
  </w:num>
  <w:num w:numId="8">
    <w:abstractNumId w:val="11"/>
  </w:num>
  <w:num w:numId="9">
    <w:abstractNumId w:val="12"/>
  </w:num>
  <w:num w:numId="10">
    <w:abstractNumId w:val="1"/>
  </w:num>
  <w:num w:numId="11">
    <w:abstractNumId w:val="2"/>
  </w:num>
  <w:num w:numId="12">
    <w:abstractNumId w:val="4"/>
  </w:num>
  <w:num w:numId="13">
    <w:abstractNumId w:val="5"/>
  </w:num>
  <w:num w:numId="1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displayBackgroundShape/>
  <w:proofState w:spelling="clean" w:grammar="clean"/>
  <w:trackRevision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E3"/>
    <w:rsid w:val="00004C52"/>
    <w:rsid w:val="000050C1"/>
    <w:rsid w:val="00010739"/>
    <w:rsid w:val="00013741"/>
    <w:rsid w:val="00014259"/>
    <w:rsid w:val="000143A7"/>
    <w:rsid w:val="00014450"/>
    <w:rsid w:val="00017430"/>
    <w:rsid w:val="00023A28"/>
    <w:rsid w:val="00026683"/>
    <w:rsid w:val="000308FF"/>
    <w:rsid w:val="000353BB"/>
    <w:rsid w:val="00036130"/>
    <w:rsid w:val="00040CB7"/>
    <w:rsid w:val="0004172F"/>
    <w:rsid w:val="0004262D"/>
    <w:rsid w:val="00042D4E"/>
    <w:rsid w:val="000441A0"/>
    <w:rsid w:val="00044AB6"/>
    <w:rsid w:val="0004743D"/>
    <w:rsid w:val="0005154B"/>
    <w:rsid w:val="00060BDE"/>
    <w:rsid w:val="00064706"/>
    <w:rsid w:val="00065046"/>
    <w:rsid w:val="000667B4"/>
    <w:rsid w:val="00070164"/>
    <w:rsid w:val="000716BD"/>
    <w:rsid w:val="00072673"/>
    <w:rsid w:val="0007293B"/>
    <w:rsid w:val="00072B73"/>
    <w:rsid w:val="00074BDD"/>
    <w:rsid w:val="00075DC7"/>
    <w:rsid w:val="000773B0"/>
    <w:rsid w:val="00080D4E"/>
    <w:rsid w:val="00084A19"/>
    <w:rsid w:val="0008626C"/>
    <w:rsid w:val="00086671"/>
    <w:rsid w:val="00094088"/>
    <w:rsid w:val="000A0976"/>
    <w:rsid w:val="000A0B19"/>
    <w:rsid w:val="000A6C3A"/>
    <w:rsid w:val="000A7E5B"/>
    <w:rsid w:val="000B0594"/>
    <w:rsid w:val="000B14C2"/>
    <w:rsid w:val="000C6190"/>
    <w:rsid w:val="000D3DCD"/>
    <w:rsid w:val="000D54F6"/>
    <w:rsid w:val="000D6850"/>
    <w:rsid w:val="000E00ED"/>
    <w:rsid w:val="000E0D52"/>
    <w:rsid w:val="000E384F"/>
    <w:rsid w:val="000E55CB"/>
    <w:rsid w:val="000E6D33"/>
    <w:rsid w:val="000E7257"/>
    <w:rsid w:val="000F3DC7"/>
    <w:rsid w:val="000F7D15"/>
    <w:rsid w:val="00100806"/>
    <w:rsid w:val="00102F0C"/>
    <w:rsid w:val="00104CC9"/>
    <w:rsid w:val="00106D8E"/>
    <w:rsid w:val="001076B8"/>
    <w:rsid w:val="00111C8E"/>
    <w:rsid w:val="001125E2"/>
    <w:rsid w:val="00115A93"/>
    <w:rsid w:val="00115CBE"/>
    <w:rsid w:val="001202D6"/>
    <w:rsid w:val="00127B10"/>
    <w:rsid w:val="00127EF8"/>
    <w:rsid w:val="00130441"/>
    <w:rsid w:val="00132251"/>
    <w:rsid w:val="00132EE8"/>
    <w:rsid w:val="00133F49"/>
    <w:rsid w:val="00135089"/>
    <w:rsid w:val="00137A31"/>
    <w:rsid w:val="0014032A"/>
    <w:rsid w:val="00147D54"/>
    <w:rsid w:val="00150880"/>
    <w:rsid w:val="00152120"/>
    <w:rsid w:val="00153A83"/>
    <w:rsid w:val="00154400"/>
    <w:rsid w:val="0015755D"/>
    <w:rsid w:val="001623C4"/>
    <w:rsid w:val="001631A8"/>
    <w:rsid w:val="0016376D"/>
    <w:rsid w:val="001653F3"/>
    <w:rsid w:val="00167355"/>
    <w:rsid w:val="00170F06"/>
    <w:rsid w:val="00172FAD"/>
    <w:rsid w:val="00177F37"/>
    <w:rsid w:val="00181BAA"/>
    <w:rsid w:val="00190D0D"/>
    <w:rsid w:val="0019130F"/>
    <w:rsid w:val="0019169E"/>
    <w:rsid w:val="00192EBB"/>
    <w:rsid w:val="00194799"/>
    <w:rsid w:val="00195F45"/>
    <w:rsid w:val="00197AD9"/>
    <w:rsid w:val="001A0EA0"/>
    <w:rsid w:val="001A32B6"/>
    <w:rsid w:val="001A78DB"/>
    <w:rsid w:val="001A7FD0"/>
    <w:rsid w:val="001B225F"/>
    <w:rsid w:val="001B4F7A"/>
    <w:rsid w:val="001B631B"/>
    <w:rsid w:val="001B75E9"/>
    <w:rsid w:val="001B7CBF"/>
    <w:rsid w:val="001C06B2"/>
    <w:rsid w:val="001C0AEC"/>
    <w:rsid w:val="001C28A4"/>
    <w:rsid w:val="001D22C4"/>
    <w:rsid w:val="001D2D61"/>
    <w:rsid w:val="001D3B25"/>
    <w:rsid w:val="001D5546"/>
    <w:rsid w:val="001D73B3"/>
    <w:rsid w:val="001E27B6"/>
    <w:rsid w:val="001E4826"/>
    <w:rsid w:val="001E4DF3"/>
    <w:rsid w:val="001E58A7"/>
    <w:rsid w:val="001E5ED5"/>
    <w:rsid w:val="001F20C4"/>
    <w:rsid w:val="001F263B"/>
    <w:rsid w:val="001F2C39"/>
    <w:rsid w:val="001F4E92"/>
    <w:rsid w:val="001F5262"/>
    <w:rsid w:val="00200A3C"/>
    <w:rsid w:val="00201999"/>
    <w:rsid w:val="00201E43"/>
    <w:rsid w:val="0020426E"/>
    <w:rsid w:val="00205209"/>
    <w:rsid w:val="002061F1"/>
    <w:rsid w:val="00206DB8"/>
    <w:rsid w:val="00207946"/>
    <w:rsid w:val="00210187"/>
    <w:rsid w:val="00211B6E"/>
    <w:rsid w:val="00216C6C"/>
    <w:rsid w:val="00216CD8"/>
    <w:rsid w:val="00224154"/>
    <w:rsid w:val="0022476C"/>
    <w:rsid w:val="00225879"/>
    <w:rsid w:val="00225AE6"/>
    <w:rsid w:val="00225DEB"/>
    <w:rsid w:val="002274AE"/>
    <w:rsid w:val="00227941"/>
    <w:rsid w:val="00232066"/>
    <w:rsid w:val="002320A3"/>
    <w:rsid w:val="002327F7"/>
    <w:rsid w:val="00232834"/>
    <w:rsid w:val="00232FDC"/>
    <w:rsid w:val="00236AF4"/>
    <w:rsid w:val="00237539"/>
    <w:rsid w:val="002415C7"/>
    <w:rsid w:val="0024259F"/>
    <w:rsid w:val="0024797A"/>
    <w:rsid w:val="00247B46"/>
    <w:rsid w:val="00252301"/>
    <w:rsid w:val="0025279D"/>
    <w:rsid w:val="00254103"/>
    <w:rsid w:val="002548BB"/>
    <w:rsid w:val="00255BF4"/>
    <w:rsid w:val="00257FCA"/>
    <w:rsid w:val="00262B03"/>
    <w:rsid w:val="002630F8"/>
    <w:rsid w:val="00266F80"/>
    <w:rsid w:val="0027161E"/>
    <w:rsid w:val="00271657"/>
    <w:rsid w:val="0028004A"/>
    <w:rsid w:val="002821EB"/>
    <w:rsid w:val="00282421"/>
    <w:rsid w:val="00282B43"/>
    <w:rsid w:val="00284569"/>
    <w:rsid w:val="002938BF"/>
    <w:rsid w:val="002953F1"/>
    <w:rsid w:val="002A038A"/>
    <w:rsid w:val="002A37EA"/>
    <w:rsid w:val="002B0692"/>
    <w:rsid w:val="002B3E9F"/>
    <w:rsid w:val="002B5B52"/>
    <w:rsid w:val="002B725D"/>
    <w:rsid w:val="002B7805"/>
    <w:rsid w:val="002C17B3"/>
    <w:rsid w:val="002C1D46"/>
    <w:rsid w:val="002C247A"/>
    <w:rsid w:val="002C35E7"/>
    <w:rsid w:val="002C61E2"/>
    <w:rsid w:val="002D0058"/>
    <w:rsid w:val="002D023A"/>
    <w:rsid w:val="002E0350"/>
    <w:rsid w:val="002E53C0"/>
    <w:rsid w:val="002E6620"/>
    <w:rsid w:val="002F12E4"/>
    <w:rsid w:val="002F5664"/>
    <w:rsid w:val="002F6396"/>
    <w:rsid w:val="002F69A6"/>
    <w:rsid w:val="003044B9"/>
    <w:rsid w:val="0030521B"/>
    <w:rsid w:val="00311374"/>
    <w:rsid w:val="0031161A"/>
    <w:rsid w:val="003135DD"/>
    <w:rsid w:val="00314A46"/>
    <w:rsid w:val="0031622B"/>
    <w:rsid w:val="00317903"/>
    <w:rsid w:val="0032670E"/>
    <w:rsid w:val="003319B6"/>
    <w:rsid w:val="0033316C"/>
    <w:rsid w:val="00333BCC"/>
    <w:rsid w:val="00334073"/>
    <w:rsid w:val="0034202D"/>
    <w:rsid w:val="0034291F"/>
    <w:rsid w:val="00342A85"/>
    <w:rsid w:val="00342CC9"/>
    <w:rsid w:val="003449FC"/>
    <w:rsid w:val="0034765B"/>
    <w:rsid w:val="00350050"/>
    <w:rsid w:val="0035226C"/>
    <w:rsid w:val="00352392"/>
    <w:rsid w:val="00355769"/>
    <w:rsid w:val="003564A3"/>
    <w:rsid w:val="003661B9"/>
    <w:rsid w:val="00366FF7"/>
    <w:rsid w:val="003673AC"/>
    <w:rsid w:val="00370850"/>
    <w:rsid w:val="003721EC"/>
    <w:rsid w:val="00372399"/>
    <w:rsid w:val="00374CEA"/>
    <w:rsid w:val="00376D91"/>
    <w:rsid w:val="003773CC"/>
    <w:rsid w:val="0038013B"/>
    <w:rsid w:val="00380B80"/>
    <w:rsid w:val="0038130F"/>
    <w:rsid w:val="00383A46"/>
    <w:rsid w:val="00384D58"/>
    <w:rsid w:val="00387EDA"/>
    <w:rsid w:val="003929E8"/>
    <w:rsid w:val="003950A9"/>
    <w:rsid w:val="00396C7E"/>
    <w:rsid w:val="00397675"/>
    <w:rsid w:val="00397742"/>
    <w:rsid w:val="003A2A5E"/>
    <w:rsid w:val="003A69D0"/>
    <w:rsid w:val="003A70F9"/>
    <w:rsid w:val="003B593F"/>
    <w:rsid w:val="003C32D9"/>
    <w:rsid w:val="003C4736"/>
    <w:rsid w:val="003C57C4"/>
    <w:rsid w:val="003C7CC1"/>
    <w:rsid w:val="003D152C"/>
    <w:rsid w:val="003D3648"/>
    <w:rsid w:val="003D411C"/>
    <w:rsid w:val="003D77F0"/>
    <w:rsid w:val="003E22A9"/>
    <w:rsid w:val="003E50EC"/>
    <w:rsid w:val="003E5E24"/>
    <w:rsid w:val="003E60D6"/>
    <w:rsid w:val="003E7B13"/>
    <w:rsid w:val="003F60FE"/>
    <w:rsid w:val="003F73CD"/>
    <w:rsid w:val="00403C1A"/>
    <w:rsid w:val="004062F2"/>
    <w:rsid w:val="004075AC"/>
    <w:rsid w:val="00407B02"/>
    <w:rsid w:val="00407FBA"/>
    <w:rsid w:val="0041160E"/>
    <w:rsid w:val="0041289C"/>
    <w:rsid w:val="00413D63"/>
    <w:rsid w:val="00420512"/>
    <w:rsid w:val="004215D6"/>
    <w:rsid w:val="00427EA1"/>
    <w:rsid w:val="00433401"/>
    <w:rsid w:val="00434917"/>
    <w:rsid w:val="00442D73"/>
    <w:rsid w:val="00444070"/>
    <w:rsid w:val="0044553A"/>
    <w:rsid w:val="0045009C"/>
    <w:rsid w:val="004510EB"/>
    <w:rsid w:val="00451A43"/>
    <w:rsid w:val="00453539"/>
    <w:rsid w:val="00455D75"/>
    <w:rsid w:val="004606A2"/>
    <w:rsid w:val="004609F4"/>
    <w:rsid w:val="00463812"/>
    <w:rsid w:val="004713A1"/>
    <w:rsid w:val="00472CB9"/>
    <w:rsid w:val="004776E2"/>
    <w:rsid w:val="00481A4B"/>
    <w:rsid w:val="004838B7"/>
    <w:rsid w:val="00483B9D"/>
    <w:rsid w:val="004878CF"/>
    <w:rsid w:val="00490092"/>
    <w:rsid w:val="004913DC"/>
    <w:rsid w:val="004927BE"/>
    <w:rsid w:val="00493389"/>
    <w:rsid w:val="004A1985"/>
    <w:rsid w:val="004A24C5"/>
    <w:rsid w:val="004A4CF4"/>
    <w:rsid w:val="004A4FD4"/>
    <w:rsid w:val="004A664E"/>
    <w:rsid w:val="004B4A8D"/>
    <w:rsid w:val="004B4F59"/>
    <w:rsid w:val="004B5188"/>
    <w:rsid w:val="004B6803"/>
    <w:rsid w:val="004B7E43"/>
    <w:rsid w:val="004C1064"/>
    <w:rsid w:val="004D1E14"/>
    <w:rsid w:val="004E7B91"/>
    <w:rsid w:val="004F15CF"/>
    <w:rsid w:val="004F48C7"/>
    <w:rsid w:val="004F4ECE"/>
    <w:rsid w:val="004F4EE6"/>
    <w:rsid w:val="004F512A"/>
    <w:rsid w:val="004F5895"/>
    <w:rsid w:val="00500BEF"/>
    <w:rsid w:val="005017EA"/>
    <w:rsid w:val="005026F1"/>
    <w:rsid w:val="0050424B"/>
    <w:rsid w:val="005107F8"/>
    <w:rsid w:val="0051126A"/>
    <w:rsid w:val="00512DB6"/>
    <w:rsid w:val="005146F5"/>
    <w:rsid w:val="00515F07"/>
    <w:rsid w:val="005164E0"/>
    <w:rsid w:val="005236D6"/>
    <w:rsid w:val="00525B16"/>
    <w:rsid w:val="00527F24"/>
    <w:rsid w:val="00532961"/>
    <w:rsid w:val="00534C0C"/>
    <w:rsid w:val="00535EE4"/>
    <w:rsid w:val="005370CB"/>
    <w:rsid w:val="005374D9"/>
    <w:rsid w:val="00541A06"/>
    <w:rsid w:val="0054485B"/>
    <w:rsid w:val="00547898"/>
    <w:rsid w:val="00550F84"/>
    <w:rsid w:val="00551081"/>
    <w:rsid w:val="00551E0B"/>
    <w:rsid w:val="00551F98"/>
    <w:rsid w:val="00560633"/>
    <w:rsid w:val="00565206"/>
    <w:rsid w:val="00566118"/>
    <w:rsid w:val="005712C6"/>
    <w:rsid w:val="00571F70"/>
    <w:rsid w:val="00572D3A"/>
    <w:rsid w:val="0057747A"/>
    <w:rsid w:val="00583516"/>
    <w:rsid w:val="00586285"/>
    <w:rsid w:val="00591642"/>
    <w:rsid w:val="00596AAA"/>
    <w:rsid w:val="00596D7F"/>
    <w:rsid w:val="005A054D"/>
    <w:rsid w:val="005A2D08"/>
    <w:rsid w:val="005A5334"/>
    <w:rsid w:val="005A6BDA"/>
    <w:rsid w:val="005B5E38"/>
    <w:rsid w:val="005B64BF"/>
    <w:rsid w:val="005C0109"/>
    <w:rsid w:val="005C0110"/>
    <w:rsid w:val="005C374C"/>
    <w:rsid w:val="005D0765"/>
    <w:rsid w:val="005D3A7E"/>
    <w:rsid w:val="005D3F45"/>
    <w:rsid w:val="005D41E0"/>
    <w:rsid w:val="005D54E6"/>
    <w:rsid w:val="005D6C0E"/>
    <w:rsid w:val="005D6DC4"/>
    <w:rsid w:val="005D73EF"/>
    <w:rsid w:val="005D7E68"/>
    <w:rsid w:val="005D7FB1"/>
    <w:rsid w:val="005E14BC"/>
    <w:rsid w:val="005E1585"/>
    <w:rsid w:val="005E20E7"/>
    <w:rsid w:val="005E3155"/>
    <w:rsid w:val="005E5D86"/>
    <w:rsid w:val="005E7F0A"/>
    <w:rsid w:val="005F1CAF"/>
    <w:rsid w:val="005F279A"/>
    <w:rsid w:val="005F4748"/>
    <w:rsid w:val="005F497B"/>
    <w:rsid w:val="005F5259"/>
    <w:rsid w:val="005F54A6"/>
    <w:rsid w:val="005F7AD3"/>
    <w:rsid w:val="006040A1"/>
    <w:rsid w:val="00605BC8"/>
    <w:rsid w:val="00606A59"/>
    <w:rsid w:val="006120D8"/>
    <w:rsid w:val="00613364"/>
    <w:rsid w:val="00613F2F"/>
    <w:rsid w:val="0061712F"/>
    <w:rsid w:val="00620B5E"/>
    <w:rsid w:val="00621399"/>
    <w:rsid w:val="00622B1A"/>
    <w:rsid w:val="00623014"/>
    <w:rsid w:val="00625EDC"/>
    <w:rsid w:val="0063141E"/>
    <w:rsid w:val="006318C0"/>
    <w:rsid w:val="006367D9"/>
    <w:rsid w:val="00640CC3"/>
    <w:rsid w:val="0064230C"/>
    <w:rsid w:val="006470C7"/>
    <w:rsid w:val="00647655"/>
    <w:rsid w:val="0065277E"/>
    <w:rsid w:val="00652CFB"/>
    <w:rsid w:val="006540A7"/>
    <w:rsid w:val="00657C12"/>
    <w:rsid w:val="006650F0"/>
    <w:rsid w:val="00665979"/>
    <w:rsid w:val="00670051"/>
    <w:rsid w:val="00676079"/>
    <w:rsid w:val="0068583E"/>
    <w:rsid w:val="00694F2B"/>
    <w:rsid w:val="00695B92"/>
    <w:rsid w:val="00696095"/>
    <w:rsid w:val="006A1120"/>
    <w:rsid w:val="006A1272"/>
    <w:rsid w:val="006A3835"/>
    <w:rsid w:val="006B33ED"/>
    <w:rsid w:val="006B4FC3"/>
    <w:rsid w:val="006B7D48"/>
    <w:rsid w:val="006C22B8"/>
    <w:rsid w:val="006C2866"/>
    <w:rsid w:val="006C46C4"/>
    <w:rsid w:val="006C6C79"/>
    <w:rsid w:val="006C74F1"/>
    <w:rsid w:val="006D0072"/>
    <w:rsid w:val="006D07AA"/>
    <w:rsid w:val="006D0F37"/>
    <w:rsid w:val="006D141A"/>
    <w:rsid w:val="006E56CB"/>
    <w:rsid w:val="006E6D55"/>
    <w:rsid w:val="006F414E"/>
    <w:rsid w:val="006F552A"/>
    <w:rsid w:val="007054B4"/>
    <w:rsid w:val="0070574D"/>
    <w:rsid w:val="0071162E"/>
    <w:rsid w:val="007252C6"/>
    <w:rsid w:val="00725F97"/>
    <w:rsid w:val="00727989"/>
    <w:rsid w:val="00727EB5"/>
    <w:rsid w:val="0073546B"/>
    <w:rsid w:val="00736C7D"/>
    <w:rsid w:val="0074216D"/>
    <w:rsid w:val="00742656"/>
    <w:rsid w:val="00746A98"/>
    <w:rsid w:val="0075310B"/>
    <w:rsid w:val="00754A2E"/>
    <w:rsid w:val="007555C1"/>
    <w:rsid w:val="0076025C"/>
    <w:rsid w:val="0076103D"/>
    <w:rsid w:val="007620CC"/>
    <w:rsid w:val="007672EF"/>
    <w:rsid w:val="00767D0B"/>
    <w:rsid w:val="007700B6"/>
    <w:rsid w:val="00771262"/>
    <w:rsid w:val="007717F2"/>
    <w:rsid w:val="00771ED5"/>
    <w:rsid w:val="00772152"/>
    <w:rsid w:val="00782350"/>
    <w:rsid w:val="00784A19"/>
    <w:rsid w:val="007852DB"/>
    <w:rsid w:val="007853A7"/>
    <w:rsid w:val="00786150"/>
    <w:rsid w:val="00794026"/>
    <w:rsid w:val="00794992"/>
    <w:rsid w:val="007965AB"/>
    <w:rsid w:val="007966CB"/>
    <w:rsid w:val="00797ECF"/>
    <w:rsid w:val="007A2B38"/>
    <w:rsid w:val="007A56F0"/>
    <w:rsid w:val="007A61A3"/>
    <w:rsid w:val="007A6411"/>
    <w:rsid w:val="007B05DD"/>
    <w:rsid w:val="007B3FA1"/>
    <w:rsid w:val="007B4CFA"/>
    <w:rsid w:val="007B5108"/>
    <w:rsid w:val="007B5B10"/>
    <w:rsid w:val="007C1822"/>
    <w:rsid w:val="007C4976"/>
    <w:rsid w:val="007C4AA6"/>
    <w:rsid w:val="007C5AB2"/>
    <w:rsid w:val="007D08FC"/>
    <w:rsid w:val="007D13A3"/>
    <w:rsid w:val="007D2FCD"/>
    <w:rsid w:val="007D4D26"/>
    <w:rsid w:val="007D5EE0"/>
    <w:rsid w:val="007D66D5"/>
    <w:rsid w:val="007D6BBA"/>
    <w:rsid w:val="007E0BC2"/>
    <w:rsid w:val="007E14B9"/>
    <w:rsid w:val="007E2C76"/>
    <w:rsid w:val="007E4F6B"/>
    <w:rsid w:val="007F49E5"/>
    <w:rsid w:val="007F5741"/>
    <w:rsid w:val="007F5FC7"/>
    <w:rsid w:val="007F60B7"/>
    <w:rsid w:val="007F68DF"/>
    <w:rsid w:val="007F7B58"/>
    <w:rsid w:val="007F7CE0"/>
    <w:rsid w:val="00802DB1"/>
    <w:rsid w:val="00803781"/>
    <w:rsid w:val="00804D47"/>
    <w:rsid w:val="008052EA"/>
    <w:rsid w:val="00805309"/>
    <w:rsid w:val="00807252"/>
    <w:rsid w:val="00807B84"/>
    <w:rsid w:val="00813135"/>
    <w:rsid w:val="00822DD7"/>
    <w:rsid w:val="008248AE"/>
    <w:rsid w:val="008315C6"/>
    <w:rsid w:val="0083195A"/>
    <w:rsid w:val="008329D4"/>
    <w:rsid w:val="00833D79"/>
    <w:rsid w:val="0084132A"/>
    <w:rsid w:val="00841C6C"/>
    <w:rsid w:val="00844B2A"/>
    <w:rsid w:val="00846521"/>
    <w:rsid w:val="00846E92"/>
    <w:rsid w:val="00847685"/>
    <w:rsid w:val="008574DD"/>
    <w:rsid w:val="008575B1"/>
    <w:rsid w:val="00861093"/>
    <w:rsid w:val="008646B0"/>
    <w:rsid w:val="00873412"/>
    <w:rsid w:val="00875FFD"/>
    <w:rsid w:val="00881FD8"/>
    <w:rsid w:val="0088494E"/>
    <w:rsid w:val="00885248"/>
    <w:rsid w:val="00890522"/>
    <w:rsid w:val="00890F2A"/>
    <w:rsid w:val="0089108C"/>
    <w:rsid w:val="00891FEA"/>
    <w:rsid w:val="00892A8B"/>
    <w:rsid w:val="008949A5"/>
    <w:rsid w:val="00896E0E"/>
    <w:rsid w:val="008A1379"/>
    <w:rsid w:val="008A16A9"/>
    <w:rsid w:val="008A74B2"/>
    <w:rsid w:val="008A7B00"/>
    <w:rsid w:val="008B1237"/>
    <w:rsid w:val="008B1EB7"/>
    <w:rsid w:val="008B4622"/>
    <w:rsid w:val="008B68D5"/>
    <w:rsid w:val="008B6C7D"/>
    <w:rsid w:val="008B7103"/>
    <w:rsid w:val="008B731F"/>
    <w:rsid w:val="008B7682"/>
    <w:rsid w:val="008C271B"/>
    <w:rsid w:val="008C7870"/>
    <w:rsid w:val="008D45E7"/>
    <w:rsid w:val="008D68E9"/>
    <w:rsid w:val="008E2ACF"/>
    <w:rsid w:val="008E4FCB"/>
    <w:rsid w:val="008E54F4"/>
    <w:rsid w:val="008E6B12"/>
    <w:rsid w:val="008E6E2D"/>
    <w:rsid w:val="008E7F62"/>
    <w:rsid w:val="008F130B"/>
    <w:rsid w:val="008F1368"/>
    <w:rsid w:val="008F3220"/>
    <w:rsid w:val="008F3793"/>
    <w:rsid w:val="008F38DA"/>
    <w:rsid w:val="008F4B8E"/>
    <w:rsid w:val="008F577F"/>
    <w:rsid w:val="008F7110"/>
    <w:rsid w:val="008F7F0F"/>
    <w:rsid w:val="0090015D"/>
    <w:rsid w:val="00912DEF"/>
    <w:rsid w:val="00912F4C"/>
    <w:rsid w:val="00916BD8"/>
    <w:rsid w:val="0092313B"/>
    <w:rsid w:val="00926B2B"/>
    <w:rsid w:val="00933E6F"/>
    <w:rsid w:val="009350D2"/>
    <w:rsid w:val="00943348"/>
    <w:rsid w:val="0094441B"/>
    <w:rsid w:val="009506B1"/>
    <w:rsid w:val="0095204F"/>
    <w:rsid w:val="009535EC"/>
    <w:rsid w:val="009540C0"/>
    <w:rsid w:val="009560D2"/>
    <w:rsid w:val="009567B5"/>
    <w:rsid w:val="009570AD"/>
    <w:rsid w:val="009641B2"/>
    <w:rsid w:val="00965B15"/>
    <w:rsid w:val="00966144"/>
    <w:rsid w:val="00967302"/>
    <w:rsid w:val="00972300"/>
    <w:rsid w:val="00975C1B"/>
    <w:rsid w:val="009763E7"/>
    <w:rsid w:val="00982A5C"/>
    <w:rsid w:val="0099690A"/>
    <w:rsid w:val="009A3773"/>
    <w:rsid w:val="009A6212"/>
    <w:rsid w:val="009C2753"/>
    <w:rsid w:val="009C3872"/>
    <w:rsid w:val="009C4459"/>
    <w:rsid w:val="009C4D13"/>
    <w:rsid w:val="009C4E39"/>
    <w:rsid w:val="009C623D"/>
    <w:rsid w:val="009D1C48"/>
    <w:rsid w:val="009D3431"/>
    <w:rsid w:val="009D53A3"/>
    <w:rsid w:val="009E1D05"/>
    <w:rsid w:val="009E1EBF"/>
    <w:rsid w:val="009E5589"/>
    <w:rsid w:val="009E7C38"/>
    <w:rsid w:val="009F047F"/>
    <w:rsid w:val="009F08DE"/>
    <w:rsid w:val="009F524A"/>
    <w:rsid w:val="009F5A82"/>
    <w:rsid w:val="009F641D"/>
    <w:rsid w:val="009F6FD9"/>
    <w:rsid w:val="009F7483"/>
    <w:rsid w:val="00A0070D"/>
    <w:rsid w:val="00A0267A"/>
    <w:rsid w:val="00A02806"/>
    <w:rsid w:val="00A03E46"/>
    <w:rsid w:val="00A075DA"/>
    <w:rsid w:val="00A10C3F"/>
    <w:rsid w:val="00A1105C"/>
    <w:rsid w:val="00A1594F"/>
    <w:rsid w:val="00A24325"/>
    <w:rsid w:val="00A25C12"/>
    <w:rsid w:val="00A26088"/>
    <w:rsid w:val="00A31E1E"/>
    <w:rsid w:val="00A355E1"/>
    <w:rsid w:val="00A42663"/>
    <w:rsid w:val="00A42EC7"/>
    <w:rsid w:val="00A43ED6"/>
    <w:rsid w:val="00A44940"/>
    <w:rsid w:val="00A44D93"/>
    <w:rsid w:val="00A45BEC"/>
    <w:rsid w:val="00A46986"/>
    <w:rsid w:val="00A5398C"/>
    <w:rsid w:val="00A53B96"/>
    <w:rsid w:val="00A61E14"/>
    <w:rsid w:val="00A632ED"/>
    <w:rsid w:val="00A66BAF"/>
    <w:rsid w:val="00A75706"/>
    <w:rsid w:val="00A8114F"/>
    <w:rsid w:val="00A848F9"/>
    <w:rsid w:val="00A850A2"/>
    <w:rsid w:val="00A871F2"/>
    <w:rsid w:val="00A87B64"/>
    <w:rsid w:val="00A90BF2"/>
    <w:rsid w:val="00A91C79"/>
    <w:rsid w:val="00A93FA0"/>
    <w:rsid w:val="00A94B78"/>
    <w:rsid w:val="00A96C2F"/>
    <w:rsid w:val="00A9799C"/>
    <w:rsid w:val="00AA07B8"/>
    <w:rsid w:val="00AA2FC4"/>
    <w:rsid w:val="00AA6DF9"/>
    <w:rsid w:val="00AB10B8"/>
    <w:rsid w:val="00AB2044"/>
    <w:rsid w:val="00AB4419"/>
    <w:rsid w:val="00AB5046"/>
    <w:rsid w:val="00AC16AF"/>
    <w:rsid w:val="00AC277D"/>
    <w:rsid w:val="00AC3526"/>
    <w:rsid w:val="00AD1B32"/>
    <w:rsid w:val="00AD3E80"/>
    <w:rsid w:val="00AD49FA"/>
    <w:rsid w:val="00AD59C5"/>
    <w:rsid w:val="00AD704C"/>
    <w:rsid w:val="00AE283B"/>
    <w:rsid w:val="00AE2FD9"/>
    <w:rsid w:val="00AE4E1F"/>
    <w:rsid w:val="00AE7EC3"/>
    <w:rsid w:val="00AF0644"/>
    <w:rsid w:val="00AF176A"/>
    <w:rsid w:val="00AF270A"/>
    <w:rsid w:val="00AF2D7E"/>
    <w:rsid w:val="00AF4AFB"/>
    <w:rsid w:val="00AF5683"/>
    <w:rsid w:val="00AF7788"/>
    <w:rsid w:val="00B04198"/>
    <w:rsid w:val="00B046A9"/>
    <w:rsid w:val="00B04C04"/>
    <w:rsid w:val="00B07F40"/>
    <w:rsid w:val="00B161C5"/>
    <w:rsid w:val="00B21190"/>
    <w:rsid w:val="00B224F4"/>
    <w:rsid w:val="00B23D4F"/>
    <w:rsid w:val="00B23F79"/>
    <w:rsid w:val="00B24444"/>
    <w:rsid w:val="00B250B3"/>
    <w:rsid w:val="00B25AAB"/>
    <w:rsid w:val="00B34A02"/>
    <w:rsid w:val="00B36982"/>
    <w:rsid w:val="00B52DD7"/>
    <w:rsid w:val="00B555D2"/>
    <w:rsid w:val="00B62C6F"/>
    <w:rsid w:val="00B6500C"/>
    <w:rsid w:val="00B66FC5"/>
    <w:rsid w:val="00B70B60"/>
    <w:rsid w:val="00B778AA"/>
    <w:rsid w:val="00B813F6"/>
    <w:rsid w:val="00B81B16"/>
    <w:rsid w:val="00B86E2B"/>
    <w:rsid w:val="00B91FAD"/>
    <w:rsid w:val="00B94E4B"/>
    <w:rsid w:val="00B96E9A"/>
    <w:rsid w:val="00B97889"/>
    <w:rsid w:val="00BA0F9B"/>
    <w:rsid w:val="00BA181D"/>
    <w:rsid w:val="00BA2F06"/>
    <w:rsid w:val="00BA4D74"/>
    <w:rsid w:val="00BA53CA"/>
    <w:rsid w:val="00BA7EE5"/>
    <w:rsid w:val="00BB4353"/>
    <w:rsid w:val="00BB76BF"/>
    <w:rsid w:val="00BC0C1E"/>
    <w:rsid w:val="00BC2A99"/>
    <w:rsid w:val="00BC3AF6"/>
    <w:rsid w:val="00BC4EDF"/>
    <w:rsid w:val="00BC58D2"/>
    <w:rsid w:val="00BC74EB"/>
    <w:rsid w:val="00BD0EBF"/>
    <w:rsid w:val="00BD224D"/>
    <w:rsid w:val="00BD2D69"/>
    <w:rsid w:val="00BD2E28"/>
    <w:rsid w:val="00BD37B8"/>
    <w:rsid w:val="00BD51D4"/>
    <w:rsid w:val="00BD7659"/>
    <w:rsid w:val="00BD77A9"/>
    <w:rsid w:val="00BE1169"/>
    <w:rsid w:val="00BE5CED"/>
    <w:rsid w:val="00BE68EA"/>
    <w:rsid w:val="00BE7B23"/>
    <w:rsid w:val="00BF2305"/>
    <w:rsid w:val="00BF48EB"/>
    <w:rsid w:val="00BF70A9"/>
    <w:rsid w:val="00BF7D71"/>
    <w:rsid w:val="00C014D3"/>
    <w:rsid w:val="00C022C7"/>
    <w:rsid w:val="00C05343"/>
    <w:rsid w:val="00C07624"/>
    <w:rsid w:val="00C07EE9"/>
    <w:rsid w:val="00C11DD5"/>
    <w:rsid w:val="00C12996"/>
    <w:rsid w:val="00C13297"/>
    <w:rsid w:val="00C141A0"/>
    <w:rsid w:val="00C14F8A"/>
    <w:rsid w:val="00C155CD"/>
    <w:rsid w:val="00C16CAF"/>
    <w:rsid w:val="00C17C08"/>
    <w:rsid w:val="00C30D9A"/>
    <w:rsid w:val="00C3332E"/>
    <w:rsid w:val="00C3403D"/>
    <w:rsid w:val="00C34EC3"/>
    <w:rsid w:val="00C37C4D"/>
    <w:rsid w:val="00C37EF7"/>
    <w:rsid w:val="00C42110"/>
    <w:rsid w:val="00C42F58"/>
    <w:rsid w:val="00C450FC"/>
    <w:rsid w:val="00C45314"/>
    <w:rsid w:val="00C45A14"/>
    <w:rsid w:val="00C462AF"/>
    <w:rsid w:val="00C46684"/>
    <w:rsid w:val="00C50B64"/>
    <w:rsid w:val="00C5326D"/>
    <w:rsid w:val="00C536F0"/>
    <w:rsid w:val="00C563DE"/>
    <w:rsid w:val="00C60033"/>
    <w:rsid w:val="00C607A5"/>
    <w:rsid w:val="00C614EB"/>
    <w:rsid w:val="00C62077"/>
    <w:rsid w:val="00C63CF9"/>
    <w:rsid w:val="00C6566D"/>
    <w:rsid w:val="00C6588A"/>
    <w:rsid w:val="00C71345"/>
    <w:rsid w:val="00C716CD"/>
    <w:rsid w:val="00C723DB"/>
    <w:rsid w:val="00C76448"/>
    <w:rsid w:val="00C77023"/>
    <w:rsid w:val="00C81BE3"/>
    <w:rsid w:val="00C82107"/>
    <w:rsid w:val="00C83889"/>
    <w:rsid w:val="00C8424C"/>
    <w:rsid w:val="00C845FA"/>
    <w:rsid w:val="00C855E0"/>
    <w:rsid w:val="00C90CEC"/>
    <w:rsid w:val="00C93E97"/>
    <w:rsid w:val="00CA359E"/>
    <w:rsid w:val="00CA5A95"/>
    <w:rsid w:val="00CB0CBB"/>
    <w:rsid w:val="00CB4272"/>
    <w:rsid w:val="00CB42D5"/>
    <w:rsid w:val="00CC0482"/>
    <w:rsid w:val="00CC51C9"/>
    <w:rsid w:val="00CC599C"/>
    <w:rsid w:val="00CC6BD3"/>
    <w:rsid w:val="00CD10E7"/>
    <w:rsid w:val="00CD2954"/>
    <w:rsid w:val="00CD485F"/>
    <w:rsid w:val="00CD5EC7"/>
    <w:rsid w:val="00CD64EF"/>
    <w:rsid w:val="00CE386B"/>
    <w:rsid w:val="00CE3FD2"/>
    <w:rsid w:val="00CE522F"/>
    <w:rsid w:val="00CE6F2B"/>
    <w:rsid w:val="00CE75DE"/>
    <w:rsid w:val="00CF262D"/>
    <w:rsid w:val="00CF2DF9"/>
    <w:rsid w:val="00CF46BF"/>
    <w:rsid w:val="00CF5ADB"/>
    <w:rsid w:val="00D003B1"/>
    <w:rsid w:val="00D06F2C"/>
    <w:rsid w:val="00D12414"/>
    <w:rsid w:val="00D15A44"/>
    <w:rsid w:val="00D16633"/>
    <w:rsid w:val="00D202EC"/>
    <w:rsid w:val="00D21036"/>
    <w:rsid w:val="00D215F5"/>
    <w:rsid w:val="00D25579"/>
    <w:rsid w:val="00D3199F"/>
    <w:rsid w:val="00D32330"/>
    <w:rsid w:val="00D44BAA"/>
    <w:rsid w:val="00D45D78"/>
    <w:rsid w:val="00D50193"/>
    <w:rsid w:val="00D52505"/>
    <w:rsid w:val="00D5552C"/>
    <w:rsid w:val="00D60188"/>
    <w:rsid w:val="00D60DE0"/>
    <w:rsid w:val="00D61D3A"/>
    <w:rsid w:val="00D6255E"/>
    <w:rsid w:val="00D63060"/>
    <w:rsid w:val="00D66FC6"/>
    <w:rsid w:val="00D71310"/>
    <w:rsid w:val="00D730B0"/>
    <w:rsid w:val="00D73A28"/>
    <w:rsid w:val="00D75A9C"/>
    <w:rsid w:val="00D7798E"/>
    <w:rsid w:val="00D814F8"/>
    <w:rsid w:val="00D83EB4"/>
    <w:rsid w:val="00D84354"/>
    <w:rsid w:val="00D84A1D"/>
    <w:rsid w:val="00D911F5"/>
    <w:rsid w:val="00D91F4A"/>
    <w:rsid w:val="00D92328"/>
    <w:rsid w:val="00D93D86"/>
    <w:rsid w:val="00D969C7"/>
    <w:rsid w:val="00DA13E3"/>
    <w:rsid w:val="00DA314A"/>
    <w:rsid w:val="00DA6894"/>
    <w:rsid w:val="00DB4EB7"/>
    <w:rsid w:val="00DB52EB"/>
    <w:rsid w:val="00DB77AD"/>
    <w:rsid w:val="00DB7B45"/>
    <w:rsid w:val="00DC33FA"/>
    <w:rsid w:val="00DC6C7D"/>
    <w:rsid w:val="00DD01BB"/>
    <w:rsid w:val="00DD052A"/>
    <w:rsid w:val="00DD24A3"/>
    <w:rsid w:val="00DD665B"/>
    <w:rsid w:val="00DE1F03"/>
    <w:rsid w:val="00DE23D5"/>
    <w:rsid w:val="00DE3CAA"/>
    <w:rsid w:val="00DE4A43"/>
    <w:rsid w:val="00DE4F21"/>
    <w:rsid w:val="00DF3347"/>
    <w:rsid w:val="00DF5E8F"/>
    <w:rsid w:val="00DF5F96"/>
    <w:rsid w:val="00DF6942"/>
    <w:rsid w:val="00DF7F4D"/>
    <w:rsid w:val="00E02F25"/>
    <w:rsid w:val="00E0415C"/>
    <w:rsid w:val="00E048FD"/>
    <w:rsid w:val="00E04AE3"/>
    <w:rsid w:val="00E0659B"/>
    <w:rsid w:val="00E14000"/>
    <w:rsid w:val="00E14838"/>
    <w:rsid w:val="00E148E9"/>
    <w:rsid w:val="00E160E6"/>
    <w:rsid w:val="00E24482"/>
    <w:rsid w:val="00E25B57"/>
    <w:rsid w:val="00E26F41"/>
    <w:rsid w:val="00E30350"/>
    <w:rsid w:val="00E30A64"/>
    <w:rsid w:val="00E3334A"/>
    <w:rsid w:val="00E33C57"/>
    <w:rsid w:val="00E35A70"/>
    <w:rsid w:val="00E37BBD"/>
    <w:rsid w:val="00E41A39"/>
    <w:rsid w:val="00E51D8A"/>
    <w:rsid w:val="00E52BF7"/>
    <w:rsid w:val="00E55309"/>
    <w:rsid w:val="00E6401A"/>
    <w:rsid w:val="00E669EB"/>
    <w:rsid w:val="00E76B33"/>
    <w:rsid w:val="00E829A2"/>
    <w:rsid w:val="00E84BDE"/>
    <w:rsid w:val="00E84DA9"/>
    <w:rsid w:val="00E86CBA"/>
    <w:rsid w:val="00E87D1D"/>
    <w:rsid w:val="00E908E6"/>
    <w:rsid w:val="00E90C6C"/>
    <w:rsid w:val="00E91C5F"/>
    <w:rsid w:val="00E9227B"/>
    <w:rsid w:val="00E931E3"/>
    <w:rsid w:val="00E94267"/>
    <w:rsid w:val="00E94813"/>
    <w:rsid w:val="00E956BE"/>
    <w:rsid w:val="00E96510"/>
    <w:rsid w:val="00E96D98"/>
    <w:rsid w:val="00E97437"/>
    <w:rsid w:val="00EA1177"/>
    <w:rsid w:val="00EA239F"/>
    <w:rsid w:val="00EA3E11"/>
    <w:rsid w:val="00EA4AEA"/>
    <w:rsid w:val="00EB03C9"/>
    <w:rsid w:val="00EB04A0"/>
    <w:rsid w:val="00EB2C26"/>
    <w:rsid w:val="00EB78A9"/>
    <w:rsid w:val="00EB7D83"/>
    <w:rsid w:val="00EC0B9B"/>
    <w:rsid w:val="00EC154E"/>
    <w:rsid w:val="00EC518A"/>
    <w:rsid w:val="00EC54F8"/>
    <w:rsid w:val="00EC5894"/>
    <w:rsid w:val="00ED5ECF"/>
    <w:rsid w:val="00ED74F6"/>
    <w:rsid w:val="00ED7989"/>
    <w:rsid w:val="00EE09B2"/>
    <w:rsid w:val="00EE255C"/>
    <w:rsid w:val="00EE37DB"/>
    <w:rsid w:val="00EE40F8"/>
    <w:rsid w:val="00EE7D54"/>
    <w:rsid w:val="00EF02AD"/>
    <w:rsid w:val="00EF3A02"/>
    <w:rsid w:val="00EF5703"/>
    <w:rsid w:val="00F009F6"/>
    <w:rsid w:val="00F012DE"/>
    <w:rsid w:val="00F0368A"/>
    <w:rsid w:val="00F054A0"/>
    <w:rsid w:val="00F05DC1"/>
    <w:rsid w:val="00F06DD3"/>
    <w:rsid w:val="00F13BFB"/>
    <w:rsid w:val="00F13E4D"/>
    <w:rsid w:val="00F216DD"/>
    <w:rsid w:val="00F21965"/>
    <w:rsid w:val="00F22038"/>
    <w:rsid w:val="00F2212F"/>
    <w:rsid w:val="00F27DCA"/>
    <w:rsid w:val="00F32304"/>
    <w:rsid w:val="00F33745"/>
    <w:rsid w:val="00F3582E"/>
    <w:rsid w:val="00F37156"/>
    <w:rsid w:val="00F37A2B"/>
    <w:rsid w:val="00F409D6"/>
    <w:rsid w:val="00F411F8"/>
    <w:rsid w:val="00F43055"/>
    <w:rsid w:val="00F4529E"/>
    <w:rsid w:val="00F52F76"/>
    <w:rsid w:val="00F54068"/>
    <w:rsid w:val="00F5453E"/>
    <w:rsid w:val="00F56743"/>
    <w:rsid w:val="00F61765"/>
    <w:rsid w:val="00F650F5"/>
    <w:rsid w:val="00F65EBF"/>
    <w:rsid w:val="00F66932"/>
    <w:rsid w:val="00F67B38"/>
    <w:rsid w:val="00F70EA4"/>
    <w:rsid w:val="00F7495F"/>
    <w:rsid w:val="00F767F6"/>
    <w:rsid w:val="00F8165C"/>
    <w:rsid w:val="00F8219B"/>
    <w:rsid w:val="00F82D08"/>
    <w:rsid w:val="00F82E16"/>
    <w:rsid w:val="00F87FFD"/>
    <w:rsid w:val="00F91A84"/>
    <w:rsid w:val="00F929D6"/>
    <w:rsid w:val="00F93746"/>
    <w:rsid w:val="00F9648A"/>
    <w:rsid w:val="00F97209"/>
    <w:rsid w:val="00FA0AD4"/>
    <w:rsid w:val="00FA2499"/>
    <w:rsid w:val="00FA5316"/>
    <w:rsid w:val="00FA7081"/>
    <w:rsid w:val="00FA79B2"/>
    <w:rsid w:val="00FB09F7"/>
    <w:rsid w:val="00FB0C78"/>
    <w:rsid w:val="00FB5C0D"/>
    <w:rsid w:val="00FB7E10"/>
    <w:rsid w:val="00FC063A"/>
    <w:rsid w:val="00FC16BA"/>
    <w:rsid w:val="00FC18D6"/>
    <w:rsid w:val="00FC4273"/>
    <w:rsid w:val="00FC5502"/>
    <w:rsid w:val="00FD43C0"/>
    <w:rsid w:val="00FD5F46"/>
    <w:rsid w:val="00FD7654"/>
    <w:rsid w:val="00FE1503"/>
    <w:rsid w:val="00FE26CF"/>
    <w:rsid w:val="00FE64FC"/>
    <w:rsid w:val="00FF0408"/>
    <w:rsid w:val="00FF0F22"/>
    <w:rsid w:val="00FF14AB"/>
    <w:rsid w:val="00F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38FF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0A3"/>
  </w:style>
  <w:style w:type="paragraph" w:styleId="Footer">
    <w:name w:val="footer"/>
    <w:basedOn w:val="Normal"/>
    <w:link w:val="FooterChar"/>
    <w:uiPriority w:val="99"/>
    <w:unhideWhenUsed/>
    <w:rsid w:val="0023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0A3"/>
  </w:style>
  <w:style w:type="paragraph" w:styleId="NormalWeb">
    <w:name w:val="Normal (Web)"/>
    <w:basedOn w:val="Normal"/>
    <w:uiPriority w:val="99"/>
    <w:unhideWhenUsed/>
    <w:qFormat/>
    <w:rsid w:val="00C11DD5"/>
    <w:pPr>
      <w:spacing w:after="161" w:line="161" w:lineRule="atLeast"/>
      <w:jc w:val="both"/>
    </w:pPr>
    <w:rPr>
      <w:rFonts w:ascii="Times New Roman" w:eastAsia="Times New Roman" w:hAnsi="Times New Roman" w:cs="Times New Roman"/>
      <w:color w:val="auto"/>
      <w:sz w:val="13"/>
      <w:szCs w:val="13"/>
    </w:rPr>
  </w:style>
  <w:style w:type="table" w:styleId="TableGrid">
    <w:name w:val="Table Grid"/>
    <w:basedOn w:val="TableNormal"/>
    <w:uiPriority w:val="59"/>
    <w:rsid w:val="00C11DD5"/>
    <w:pPr>
      <w:spacing w:after="0" w:line="240" w:lineRule="auto"/>
    </w:pPr>
    <w:rPr>
      <w:rFonts w:asciiTheme="minorHAnsi" w:eastAsiaTheme="minorEastAsia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1D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7B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7B5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F3374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F5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52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52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2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1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9A9C55F19D5449A8A27E7C2CD8911" ma:contentTypeVersion="15" ma:contentTypeDescription="Create a new document." ma:contentTypeScope="" ma:versionID="cfe11be48bdf9e465c369a7aa7076892">
  <xsd:schema xmlns:xsd="http://www.w3.org/2001/XMLSchema" xmlns:xs="http://www.w3.org/2001/XMLSchema" xmlns:p="http://schemas.microsoft.com/office/2006/metadata/properties" xmlns:ns2="0be328df-51fb-43cf-952b-b01f634440b1" xmlns:ns3="08c4238e-dc0c-4f9f-a48d-4a097dc403e3" targetNamespace="http://schemas.microsoft.com/office/2006/metadata/properties" ma:root="true" ma:fieldsID="caf841b7f58f544da48bab04b4221de7" ns2:_="" ns3:_="">
    <xsd:import namespace="0be328df-51fb-43cf-952b-b01f634440b1"/>
    <xsd:import namespace="08c4238e-dc0c-4f9f-a48d-4a097dc403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328df-51fb-43cf-952b-b01f63444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db9552-cba1-4194-9c91-40fc2ff5c5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4238e-dc0c-4f9f-a48d-4a097dc403e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96af3c6-d67e-4eb2-9333-4811bb5ad4e2}" ma:internalName="TaxCatchAll" ma:showField="CatchAllData" ma:web="08c4238e-dc0c-4f9f-a48d-4a097dc403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c4238e-dc0c-4f9f-a48d-4a097dc403e3" xsi:nil="true"/>
    <lcf76f155ced4ddcb4097134ff3c332f xmlns="0be328df-51fb-43cf-952b-b01f634440b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56E797-CC90-47FB-BEFE-70962D348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328df-51fb-43cf-952b-b01f634440b1"/>
    <ds:schemaRef ds:uri="08c4238e-dc0c-4f9f-a48d-4a097dc403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232DAC-FFB6-4563-8851-0A5225159B7B}">
  <ds:schemaRefs>
    <ds:schemaRef ds:uri="http://schemas.microsoft.com/office/2006/metadata/properties"/>
    <ds:schemaRef ds:uri="http://schemas.microsoft.com/office/infopath/2007/PartnerControls"/>
    <ds:schemaRef ds:uri="08c4238e-dc0c-4f9f-a48d-4a097dc403e3"/>
    <ds:schemaRef ds:uri="0be328df-51fb-43cf-952b-b01f634440b1"/>
  </ds:schemaRefs>
</ds:datastoreItem>
</file>

<file path=customXml/itemProps3.xml><?xml version="1.0" encoding="utf-8"?>
<ds:datastoreItem xmlns:ds="http://schemas.openxmlformats.org/officeDocument/2006/customXml" ds:itemID="{ED92D946-A5D7-4F04-995D-E09F2D265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6EF543-913D-DD42-BC1F-26750B6D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J. Wallin Opinion Research</Company>
  <LinksUpToDate>false</LinksUpToDate>
  <CharactersWithSpaces>5470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Wallin</dc:creator>
  <cp:keywords/>
  <dc:description/>
  <cp:lastModifiedBy>Microsoft Office User</cp:lastModifiedBy>
  <cp:revision>8</cp:revision>
  <dcterms:created xsi:type="dcterms:W3CDTF">2025-11-01T14:14:00Z</dcterms:created>
  <dcterms:modified xsi:type="dcterms:W3CDTF">2025-11-03T00:05:00Z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0x010100A019A9C55F19D5449A8A27E7C2CD8911</vt:lpwstr>
  </property>
  <property fmtid="{D5CDD505-2E9C-101B-9397-08002B2CF9AE}" pid="3" name="MediaServiceImageTags">
    <vt:lpwstr/>
  </property>
</Properties>
</file>